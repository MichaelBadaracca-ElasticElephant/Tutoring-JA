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DC4174" w14:textId="77777777" w:rsidR="0075038E" w:rsidRDefault="0075038E" w:rsidP="0075038E">
      <w:pPr>
        <w:jc w:val="center"/>
        <w:rPr>
          <w:rFonts w:ascii="Cambria" w:hAnsi="Cambria"/>
          <w:b/>
          <w:sz w:val="32"/>
          <w:szCs w:val="32"/>
        </w:rPr>
      </w:pPr>
      <w:r>
        <w:rPr>
          <w:rFonts w:ascii="Cambria" w:hAnsi="Cambria"/>
          <w:b/>
          <w:sz w:val="32"/>
          <w:szCs w:val="32"/>
        </w:rPr>
        <w:t>Regis University</w:t>
      </w:r>
    </w:p>
    <w:p w14:paraId="76DC4175" w14:textId="77777777" w:rsidR="0075038E" w:rsidRDefault="0075038E" w:rsidP="0075038E">
      <w:pPr>
        <w:jc w:val="center"/>
        <w:rPr>
          <w:rFonts w:ascii="Cambria" w:hAnsi="Cambria"/>
          <w:b/>
          <w:sz w:val="32"/>
          <w:szCs w:val="32"/>
        </w:rPr>
      </w:pPr>
      <w:r>
        <w:rPr>
          <w:rFonts w:ascii="Cambria" w:hAnsi="Cambria"/>
          <w:b/>
          <w:sz w:val="32"/>
          <w:szCs w:val="32"/>
        </w:rPr>
        <w:t>Student Documentation</w:t>
      </w:r>
    </w:p>
    <w:p w14:paraId="76DC4176" w14:textId="77777777" w:rsidR="0075038E" w:rsidRDefault="0075038E" w:rsidP="0075038E">
      <w:pPr>
        <w:jc w:val="center"/>
        <w:rPr>
          <w:rFonts w:ascii="Cambria" w:hAnsi="Cambria"/>
          <w:b/>
          <w:sz w:val="32"/>
          <w:szCs w:val="32"/>
        </w:rPr>
      </w:pPr>
      <w:r>
        <w:rPr>
          <w:rFonts w:ascii="Cambria" w:hAnsi="Cambria"/>
          <w:b/>
          <w:sz w:val="32"/>
          <w:szCs w:val="32"/>
        </w:rPr>
        <w:t>Static Database on a Linux Server</w:t>
      </w:r>
    </w:p>
    <w:p w14:paraId="76DC4177" w14:textId="77777777" w:rsidR="0075038E" w:rsidRDefault="0075038E" w:rsidP="0075038E">
      <w:pPr>
        <w:pStyle w:val="TOCHeading"/>
        <w:sectPr w:rsidR="0075038E">
          <w:headerReference w:type="default" r:id="rId12"/>
          <w:footerReference w:type="default" r:id="rId13"/>
          <w:pgSz w:w="12240" w:h="15840"/>
          <w:pgMar w:top="1440" w:right="1440" w:bottom="1440" w:left="1440" w:header="720" w:footer="720" w:gutter="0"/>
          <w:cols w:space="720"/>
          <w:docGrid w:linePitch="360"/>
        </w:sectPr>
      </w:pPr>
      <w:r>
        <w:rPr>
          <w:sz w:val="32"/>
          <w:szCs w:val="32"/>
        </w:rPr>
        <w:br w:type="page"/>
      </w:r>
      <w:r>
        <w:lastRenderedPageBreak/>
        <w:t>Table of Contents</w:t>
      </w:r>
    </w:p>
    <w:p w14:paraId="76DC4178" w14:textId="77777777" w:rsidR="000215BF" w:rsidRDefault="00DF0915">
      <w:pPr>
        <w:pStyle w:val="TOC1"/>
        <w:tabs>
          <w:tab w:val="right" w:leader="dot" w:pos="9350"/>
        </w:tabs>
        <w:rPr>
          <w:rFonts w:asciiTheme="minorHAnsi" w:eastAsiaTheme="minorEastAsia" w:hAnsiTheme="minorHAnsi" w:cstheme="minorBidi"/>
          <w:noProof/>
          <w:lang w:bidi="ar-SA"/>
        </w:rPr>
      </w:pPr>
      <w:r>
        <w:lastRenderedPageBreak/>
        <w:fldChar w:fldCharType="begin"/>
      </w:r>
      <w:r w:rsidR="0075038E">
        <w:instrText xml:space="preserve"> TOC </w:instrText>
      </w:r>
      <w:r>
        <w:fldChar w:fldCharType="separate"/>
      </w:r>
      <w:r w:rsidR="000215BF">
        <w:rPr>
          <w:noProof/>
        </w:rPr>
        <w:t>Connecting to Oracle using Citrix on RegisNet</w:t>
      </w:r>
      <w:r w:rsidR="000215BF">
        <w:rPr>
          <w:noProof/>
        </w:rPr>
        <w:tab/>
      </w:r>
      <w:r>
        <w:rPr>
          <w:noProof/>
        </w:rPr>
        <w:fldChar w:fldCharType="begin"/>
      </w:r>
      <w:r w:rsidR="000215BF">
        <w:rPr>
          <w:noProof/>
        </w:rPr>
        <w:instrText xml:space="preserve"> PAGEREF _Toc377291745 \h </w:instrText>
      </w:r>
      <w:r>
        <w:rPr>
          <w:noProof/>
        </w:rPr>
      </w:r>
      <w:r>
        <w:rPr>
          <w:noProof/>
        </w:rPr>
        <w:fldChar w:fldCharType="separate"/>
      </w:r>
      <w:r w:rsidR="000215BF">
        <w:rPr>
          <w:noProof/>
        </w:rPr>
        <w:t>6</w:t>
      </w:r>
      <w:r>
        <w:rPr>
          <w:noProof/>
        </w:rPr>
        <w:fldChar w:fldCharType="end"/>
      </w:r>
    </w:p>
    <w:p w14:paraId="76DC4179" w14:textId="77777777" w:rsidR="000215BF" w:rsidRDefault="000215BF">
      <w:pPr>
        <w:pStyle w:val="TOC2"/>
        <w:tabs>
          <w:tab w:val="right" w:leader="dot" w:pos="9350"/>
        </w:tabs>
        <w:rPr>
          <w:rFonts w:asciiTheme="minorHAnsi" w:eastAsiaTheme="minorEastAsia" w:hAnsiTheme="minorHAnsi" w:cstheme="minorBidi"/>
          <w:noProof/>
          <w:lang w:bidi="ar-SA"/>
        </w:rPr>
      </w:pPr>
      <w:r w:rsidRPr="000A025E">
        <w:rPr>
          <w:noProof/>
        </w:rPr>
        <w:t>Open SQL*Plus</w:t>
      </w:r>
      <w:r>
        <w:rPr>
          <w:noProof/>
        </w:rPr>
        <w:tab/>
      </w:r>
      <w:r w:rsidR="00DF0915">
        <w:rPr>
          <w:noProof/>
        </w:rPr>
        <w:fldChar w:fldCharType="begin"/>
      </w:r>
      <w:r>
        <w:rPr>
          <w:noProof/>
        </w:rPr>
        <w:instrText xml:space="preserve"> PAGEREF _Toc377291746 \h </w:instrText>
      </w:r>
      <w:r w:rsidR="00DF0915">
        <w:rPr>
          <w:noProof/>
        </w:rPr>
      </w:r>
      <w:r w:rsidR="00DF0915">
        <w:rPr>
          <w:noProof/>
        </w:rPr>
        <w:fldChar w:fldCharType="separate"/>
      </w:r>
      <w:r>
        <w:rPr>
          <w:noProof/>
        </w:rPr>
        <w:t>6</w:t>
      </w:r>
      <w:r w:rsidR="00DF0915">
        <w:rPr>
          <w:noProof/>
        </w:rPr>
        <w:fldChar w:fldCharType="end"/>
      </w:r>
    </w:p>
    <w:p w14:paraId="76DC417A" w14:textId="77777777" w:rsidR="000215BF" w:rsidRDefault="000215BF">
      <w:pPr>
        <w:pStyle w:val="TOC2"/>
        <w:tabs>
          <w:tab w:val="right" w:leader="dot" w:pos="9350"/>
        </w:tabs>
        <w:rPr>
          <w:rFonts w:asciiTheme="minorHAnsi" w:eastAsiaTheme="minorEastAsia" w:hAnsiTheme="minorHAnsi" w:cstheme="minorBidi"/>
          <w:noProof/>
          <w:lang w:bidi="ar-SA"/>
        </w:rPr>
      </w:pPr>
      <w:r w:rsidRPr="000A025E">
        <w:rPr>
          <w:noProof/>
        </w:rPr>
        <w:t>Connect to the regisdb or regisdb12c database</w:t>
      </w:r>
      <w:r>
        <w:rPr>
          <w:noProof/>
        </w:rPr>
        <w:tab/>
      </w:r>
      <w:r w:rsidR="00DF0915">
        <w:rPr>
          <w:noProof/>
        </w:rPr>
        <w:fldChar w:fldCharType="begin"/>
      </w:r>
      <w:r>
        <w:rPr>
          <w:noProof/>
        </w:rPr>
        <w:instrText xml:space="preserve"> PAGEREF _Toc377291747 \h </w:instrText>
      </w:r>
      <w:r w:rsidR="00DF0915">
        <w:rPr>
          <w:noProof/>
        </w:rPr>
      </w:r>
      <w:r w:rsidR="00DF0915">
        <w:rPr>
          <w:noProof/>
        </w:rPr>
        <w:fldChar w:fldCharType="separate"/>
      </w:r>
      <w:r>
        <w:rPr>
          <w:noProof/>
        </w:rPr>
        <w:t>8</w:t>
      </w:r>
      <w:r w:rsidR="00DF0915">
        <w:rPr>
          <w:noProof/>
        </w:rPr>
        <w:fldChar w:fldCharType="end"/>
      </w:r>
    </w:p>
    <w:p w14:paraId="76DC417B" w14:textId="77777777" w:rsidR="000215BF" w:rsidRDefault="000215BF">
      <w:pPr>
        <w:pStyle w:val="TOC1"/>
        <w:tabs>
          <w:tab w:val="right" w:leader="dot" w:pos="9350"/>
        </w:tabs>
        <w:rPr>
          <w:rFonts w:asciiTheme="minorHAnsi" w:eastAsiaTheme="minorEastAsia" w:hAnsiTheme="minorHAnsi" w:cstheme="minorBidi"/>
          <w:noProof/>
          <w:lang w:bidi="ar-SA"/>
        </w:rPr>
      </w:pPr>
      <w:r>
        <w:rPr>
          <w:noProof/>
        </w:rPr>
        <w:t>Working with Student Files</w:t>
      </w:r>
      <w:r>
        <w:rPr>
          <w:noProof/>
        </w:rPr>
        <w:tab/>
      </w:r>
      <w:r w:rsidR="00DF0915">
        <w:rPr>
          <w:noProof/>
        </w:rPr>
        <w:fldChar w:fldCharType="begin"/>
      </w:r>
      <w:r>
        <w:rPr>
          <w:noProof/>
        </w:rPr>
        <w:instrText xml:space="preserve"> PAGEREF _Toc377291748 \h </w:instrText>
      </w:r>
      <w:r w:rsidR="00DF0915">
        <w:rPr>
          <w:noProof/>
        </w:rPr>
      </w:r>
      <w:r w:rsidR="00DF0915">
        <w:rPr>
          <w:noProof/>
        </w:rPr>
        <w:fldChar w:fldCharType="separate"/>
      </w:r>
      <w:r>
        <w:rPr>
          <w:noProof/>
        </w:rPr>
        <w:t>10</w:t>
      </w:r>
      <w:r w:rsidR="00DF0915">
        <w:rPr>
          <w:noProof/>
        </w:rPr>
        <w:fldChar w:fldCharType="end"/>
      </w:r>
    </w:p>
    <w:p w14:paraId="76DC417C" w14:textId="77777777" w:rsidR="000215BF" w:rsidRDefault="000215BF">
      <w:pPr>
        <w:pStyle w:val="TOC1"/>
        <w:tabs>
          <w:tab w:val="right" w:leader="dot" w:pos="9350"/>
        </w:tabs>
        <w:rPr>
          <w:rFonts w:asciiTheme="minorHAnsi" w:eastAsiaTheme="minorEastAsia" w:hAnsiTheme="minorHAnsi" w:cstheme="minorBidi"/>
          <w:noProof/>
          <w:lang w:bidi="ar-SA"/>
        </w:rPr>
      </w:pPr>
      <w:r>
        <w:rPr>
          <w:noProof/>
        </w:rPr>
        <w:t>Contact DBA Help Desk</w:t>
      </w:r>
      <w:r>
        <w:rPr>
          <w:noProof/>
        </w:rPr>
        <w:tab/>
      </w:r>
      <w:r w:rsidR="00DF0915">
        <w:rPr>
          <w:noProof/>
        </w:rPr>
        <w:fldChar w:fldCharType="begin"/>
      </w:r>
      <w:r>
        <w:rPr>
          <w:noProof/>
        </w:rPr>
        <w:instrText xml:space="preserve"> PAGEREF _Toc377291749 \h </w:instrText>
      </w:r>
      <w:r w:rsidR="00DF0915">
        <w:rPr>
          <w:noProof/>
        </w:rPr>
      </w:r>
      <w:r w:rsidR="00DF0915">
        <w:rPr>
          <w:noProof/>
        </w:rPr>
        <w:fldChar w:fldCharType="separate"/>
      </w:r>
      <w:r>
        <w:rPr>
          <w:noProof/>
        </w:rPr>
        <w:t>14</w:t>
      </w:r>
      <w:r w:rsidR="00DF0915">
        <w:rPr>
          <w:noProof/>
        </w:rPr>
        <w:fldChar w:fldCharType="end"/>
      </w:r>
    </w:p>
    <w:p w14:paraId="76DC417D" w14:textId="77777777" w:rsidR="0075038E" w:rsidRDefault="00DF0915" w:rsidP="0075038E">
      <w:pPr>
        <w:pStyle w:val="TOC1"/>
        <w:tabs>
          <w:tab w:val="right" w:leader="dot" w:pos="9360"/>
        </w:tabs>
        <w:sectPr w:rsidR="0075038E">
          <w:type w:val="continuous"/>
          <w:pgSz w:w="12240" w:h="15840"/>
          <w:pgMar w:top="1440" w:right="1440" w:bottom="1440" w:left="1440" w:header="720" w:footer="720" w:gutter="0"/>
          <w:cols w:space="720"/>
          <w:docGrid w:linePitch="360"/>
        </w:sectPr>
      </w:pPr>
      <w:r>
        <w:fldChar w:fldCharType="end"/>
      </w:r>
    </w:p>
    <w:p w14:paraId="76DC417E" w14:textId="77777777" w:rsidR="00867FE7" w:rsidRPr="00867FE7" w:rsidRDefault="00867FE7" w:rsidP="00867FE7">
      <w:pPr>
        <w:rPr>
          <w:rFonts w:ascii="Cambria" w:hAnsi="Cambria"/>
          <w:b/>
          <w:noProof/>
          <w:sz w:val="28"/>
          <w:szCs w:val="28"/>
        </w:rPr>
      </w:pPr>
      <w:r w:rsidRPr="00867FE7">
        <w:rPr>
          <w:rFonts w:ascii="Cambria" w:hAnsi="Cambria"/>
          <w:b/>
          <w:noProof/>
          <w:sz w:val="28"/>
          <w:szCs w:val="28"/>
        </w:rPr>
        <w:lastRenderedPageBreak/>
        <w:t xml:space="preserve">Using Citrix on RegisNet </w:t>
      </w:r>
    </w:p>
    <w:p w14:paraId="76DC417F" w14:textId="77777777" w:rsidR="00867FE7" w:rsidRDefault="00867FE7" w:rsidP="00867FE7">
      <w:pPr>
        <w:numPr>
          <w:ilvl w:val="0"/>
          <w:numId w:val="10"/>
        </w:numPr>
      </w:pPr>
      <w:r>
        <w:t>Open Internet Explorer and go to the following URL:</w:t>
      </w:r>
      <w:r>
        <w:br/>
      </w:r>
      <w:hyperlink r:id="rId14" w:history="1">
        <w:r w:rsidRPr="00C63D4C">
          <w:rPr>
            <w:rStyle w:val="Hyperlink"/>
            <w:noProof/>
          </w:rPr>
          <w:t>http://myregisapp.regis.edu/Citrix/StoreWeb/</w:t>
        </w:r>
      </w:hyperlink>
    </w:p>
    <w:p w14:paraId="76DC4180" w14:textId="77777777" w:rsidR="00867FE7" w:rsidRDefault="00867FE7" w:rsidP="00867FE7">
      <w:pPr>
        <w:pStyle w:val="ListParagraph"/>
        <w:numPr>
          <w:ilvl w:val="0"/>
          <w:numId w:val="10"/>
        </w:numPr>
        <w:suppressAutoHyphens w:val="0"/>
        <w:rPr>
          <w:noProof/>
        </w:rPr>
      </w:pPr>
      <w:r>
        <w:rPr>
          <w:noProof/>
        </w:rPr>
        <w:t xml:space="preserve">Enter your Regisnet creditials as shown below and then click </w:t>
      </w:r>
      <w:r w:rsidRPr="00B31946">
        <w:rPr>
          <w:noProof/>
          <w:u w:val="single"/>
        </w:rPr>
        <w:t>Log On</w:t>
      </w:r>
      <w:r>
        <w:rPr>
          <w:noProof/>
        </w:rPr>
        <w:t>.</w:t>
      </w:r>
    </w:p>
    <w:p w14:paraId="76DC4181" w14:textId="4751C00A" w:rsidR="00867FE7" w:rsidRDefault="00377AA2" w:rsidP="00867FE7">
      <w:pPr>
        <w:ind w:left="720"/>
        <w:rPr>
          <w:ins w:id="0" w:author="Lemma, Solomon" w:date="2014-09-18T15:58:00Z"/>
        </w:rPr>
      </w:pPr>
      <w:ins w:id="1" w:author="Lemma, Solomon" w:date="2014-09-18T15:58:00Z">
        <w:r>
          <w:rPr>
            <w:noProof/>
            <w:lang w:bidi="ar-SA"/>
          </w:rPr>
          <w:drawing>
            <wp:inline distT="0" distB="0" distL="0" distR="0" wp14:anchorId="6D86981F" wp14:editId="5BA0EA84">
              <wp:extent cx="5943600" cy="4638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638040"/>
                      </a:xfrm>
                      <a:prstGeom prst="rect">
                        <a:avLst/>
                      </a:prstGeom>
                    </pic:spPr>
                  </pic:pic>
                </a:graphicData>
              </a:graphic>
            </wp:inline>
          </w:drawing>
        </w:r>
      </w:ins>
    </w:p>
    <w:p w14:paraId="76DC4182" w14:textId="77777777" w:rsidR="00867FE7" w:rsidRDefault="00867FE7" w:rsidP="00867FE7">
      <w:pPr>
        <w:spacing w:after="0" w:line="240" w:lineRule="auto"/>
        <w:ind w:left="1440"/>
        <w:rPr>
          <w:rFonts w:eastAsia="Calibri"/>
        </w:rPr>
      </w:pPr>
      <w:r>
        <w:rPr>
          <w:rFonts w:eastAsia="Calibri"/>
        </w:rPr>
        <w:t>Username:  your student ID (regis.net ID)</w:t>
      </w:r>
    </w:p>
    <w:p w14:paraId="76DC4183" w14:textId="77777777" w:rsidR="00867FE7" w:rsidRDefault="00867FE7" w:rsidP="00867FE7">
      <w:pPr>
        <w:spacing w:after="0" w:line="240" w:lineRule="auto"/>
        <w:ind w:left="1440"/>
        <w:rPr>
          <w:rFonts w:eastAsia="Calibri"/>
        </w:rPr>
      </w:pPr>
      <w:r>
        <w:rPr>
          <w:rFonts w:eastAsia="Calibri"/>
        </w:rPr>
        <w:t>Password:  your student password</w:t>
      </w:r>
    </w:p>
    <w:p w14:paraId="76DC4184" w14:textId="77777777" w:rsidR="00867FE7" w:rsidRDefault="00867FE7" w:rsidP="008D3E4F"/>
    <w:p w14:paraId="76DC4185" w14:textId="3F05CBE1" w:rsidR="00867FE7" w:rsidRDefault="00867FE7" w:rsidP="00867FE7">
      <w:pPr>
        <w:pStyle w:val="ListParagraph"/>
        <w:numPr>
          <w:ilvl w:val="0"/>
          <w:numId w:val="10"/>
        </w:numPr>
        <w:suppressAutoHyphens w:val="0"/>
      </w:pPr>
      <w:r>
        <w:t xml:space="preserve">Click on </w:t>
      </w:r>
      <w:ins w:id="2" w:author="Lemma, Solomon" w:date="2014-09-18T15:58:00Z">
        <w:r w:rsidR="00377AA2">
          <w:t>the plus sign to add applications/</w:t>
        </w:r>
      </w:ins>
      <w:r w:rsidRPr="004A6213">
        <w:rPr>
          <w:u w:val="single"/>
        </w:rPr>
        <w:t>Add Apps</w:t>
      </w:r>
      <w:r>
        <w:t xml:space="preserve"> as shown </w:t>
      </w:r>
      <w:proofErr w:type="gramStart"/>
      <w:r>
        <w:t>below</w:t>
      </w:r>
      <w:ins w:id="3" w:author="Lemma, Solomon" w:date="2014-09-18T15:58:00Z">
        <w:r w:rsidR="00377AA2">
          <w:t xml:space="preserve"> </w:t>
        </w:r>
      </w:ins>
      <w:r>
        <w:t>.</w:t>
      </w:r>
      <w:proofErr w:type="gramEnd"/>
    </w:p>
    <w:p w14:paraId="710B5B95" w14:textId="77777777" w:rsidR="00947D1C" w:rsidRDefault="00947D1C" w:rsidP="00867FE7">
      <w:pPr>
        <w:pStyle w:val="ListParagraph"/>
        <w:suppressAutoHyphens w:val="0"/>
      </w:pPr>
    </w:p>
    <w:p w14:paraId="76DC4186" w14:textId="0862FEA9" w:rsidR="00867FE7" w:rsidRDefault="00377AA2" w:rsidP="00867FE7">
      <w:pPr>
        <w:pStyle w:val="ListParagraph"/>
        <w:suppressAutoHyphens w:val="0"/>
        <w:rPr>
          <w:ins w:id="4" w:author="Lemma, Solomon" w:date="2014-09-18T15:58:00Z"/>
        </w:rPr>
      </w:pPr>
      <w:bookmarkStart w:id="5" w:name="_GoBack"/>
      <w:bookmarkEnd w:id="5"/>
      <w:ins w:id="6" w:author="Lemma, Solomon" w:date="2014-09-18T15:58:00Z">
        <w:r>
          <w:rPr>
            <w:noProof/>
            <w:lang w:bidi="ar-SA"/>
          </w:rPr>
          <w:lastRenderedPageBreak/>
          <w:drawing>
            <wp:inline distT="0" distB="0" distL="0" distR="0" wp14:anchorId="11F778E0" wp14:editId="0C071FFE">
              <wp:extent cx="5943600" cy="3378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78835"/>
                      </a:xfrm>
                      <a:prstGeom prst="rect">
                        <a:avLst/>
                      </a:prstGeom>
                    </pic:spPr>
                  </pic:pic>
                </a:graphicData>
              </a:graphic>
            </wp:inline>
          </w:drawing>
        </w:r>
      </w:ins>
    </w:p>
    <w:p w14:paraId="76DC4187" w14:textId="77777777" w:rsidR="00867FE7" w:rsidRDefault="00867FE7" w:rsidP="00867FE7">
      <w:pPr>
        <w:ind w:left="720"/>
      </w:pPr>
    </w:p>
    <w:p w14:paraId="76DC4188" w14:textId="77777777" w:rsidR="00867FE7" w:rsidRDefault="00867FE7" w:rsidP="00867FE7">
      <w:pPr>
        <w:pStyle w:val="ListParagraph"/>
        <w:numPr>
          <w:ilvl w:val="0"/>
          <w:numId w:val="10"/>
        </w:numPr>
        <w:suppressAutoHyphens w:val="0"/>
      </w:pPr>
      <w:r>
        <w:t xml:space="preserve">On the left hand side of the screen, a window will appear (as shown below).  </w:t>
      </w:r>
    </w:p>
    <w:p w14:paraId="76DC4189" w14:textId="77777777" w:rsidR="00867FE7" w:rsidRDefault="00867FE7" w:rsidP="00867FE7">
      <w:pPr>
        <w:pStyle w:val="ListParagraph"/>
      </w:pPr>
      <w:r>
        <w:t xml:space="preserve">Click on the </w:t>
      </w:r>
      <w:r w:rsidRPr="00667373">
        <w:rPr>
          <w:u w:val="single"/>
        </w:rPr>
        <w:t>All Apps</w:t>
      </w:r>
      <w:r>
        <w:t xml:space="preserve"> to display all of the available applications.  </w:t>
      </w:r>
    </w:p>
    <w:p w14:paraId="76DC418A" w14:textId="77777777" w:rsidR="00867FE7" w:rsidRDefault="00867FE7" w:rsidP="00867FE7">
      <w:pPr>
        <w:pStyle w:val="ListParagraph"/>
      </w:pPr>
      <w:r>
        <w:rPr>
          <w:noProof/>
          <w:lang w:bidi="ar-SA"/>
        </w:rPr>
        <w:drawing>
          <wp:inline distT="0" distB="0" distL="0" distR="0" wp14:anchorId="76DC41D0" wp14:editId="76DC41D1">
            <wp:extent cx="3686175" cy="2333625"/>
            <wp:effectExtent l="19050" t="0" r="9525" b="0"/>
            <wp:docPr id="9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3686175" cy="2333625"/>
                    </a:xfrm>
                    <a:prstGeom prst="rect">
                      <a:avLst/>
                    </a:prstGeom>
                    <a:noFill/>
                    <a:ln w="9525">
                      <a:noFill/>
                      <a:miter lim="800000"/>
                      <a:headEnd/>
                      <a:tailEnd/>
                    </a:ln>
                  </pic:spPr>
                </pic:pic>
              </a:graphicData>
            </a:graphic>
          </wp:inline>
        </w:drawing>
      </w:r>
    </w:p>
    <w:p w14:paraId="76DC418B" w14:textId="77777777" w:rsidR="00867FE7" w:rsidRDefault="00867FE7" w:rsidP="00867FE7"/>
    <w:p w14:paraId="76DC418C" w14:textId="77777777" w:rsidR="00867FE7" w:rsidRDefault="00867FE7" w:rsidP="00867FE7">
      <w:pPr>
        <w:pStyle w:val="ListParagraph"/>
        <w:numPr>
          <w:ilvl w:val="0"/>
          <w:numId w:val="10"/>
        </w:numPr>
      </w:pPr>
      <w:r>
        <w:t>The list of available applications for your new custom desktop will be listed (as shown below).</w:t>
      </w:r>
    </w:p>
    <w:p w14:paraId="76DC418D" w14:textId="77777777" w:rsidR="00867FE7" w:rsidRDefault="00867FE7" w:rsidP="00867FE7">
      <w:pPr>
        <w:pStyle w:val="ListParagraph"/>
      </w:pPr>
      <w:r>
        <w:tab/>
      </w:r>
    </w:p>
    <w:p w14:paraId="76DC418E" w14:textId="77777777" w:rsidR="00867FE7" w:rsidRDefault="00867FE7" w:rsidP="00867FE7">
      <w:pPr>
        <w:pStyle w:val="ListParagraph"/>
      </w:pPr>
      <w:r>
        <w:rPr>
          <w:noProof/>
          <w:lang w:bidi="ar-SA"/>
        </w:rPr>
        <w:lastRenderedPageBreak/>
        <w:drawing>
          <wp:inline distT="0" distB="0" distL="0" distR="0" wp14:anchorId="76DC41D2" wp14:editId="76DC41D3">
            <wp:extent cx="2571750" cy="3105150"/>
            <wp:effectExtent l="19050" t="0" r="0" b="0"/>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pic:cNvPicPr>
                      <a:picLocks noChangeAspect="1" noChangeArrowheads="1"/>
                    </pic:cNvPicPr>
                  </pic:nvPicPr>
                  <pic:blipFill>
                    <a:blip r:embed="rId18" cstate="print"/>
                    <a:srcRect/>
                    <a:stretch>
                      <a:fillRect/>
                    </a:stretch>
                  </pic:blipFill>
                  <pic:spPr bwMode="auto">
                    <a:xfrm>
                      <a:off x="0" y="0"/>
                      <a:ext cx="2571750" cy="3105150"/>
                    </a:xfrm>
                    <a:prstGeom prst="rect">
                      <a:avLst/>
                    </a:prstGeom>
                    <a:noFill/>
                    <a:ln w="9525">
                      <a:noFill/>
                      <a:miter lim="800000"/>
                      <a:headEnd/>
                      <a:tailEnd/>
                    </a:ln>
                  </pic:spPr>
                </pic:pic>
              </a:graphicData>
            </a:graphic>
          </wp:inline>
        </w:drawing>
      </w:r>
    </w:p>
    <w:p w14:paraId="76DC418F" w14:textId="77777777" w:rsidR="00867FE7" w:rsidRDefault="00867FE7" w:rsidP="00867FE7">
      <w:pPr>
        <w:pStyle w:val="ListParagraph"/>
      </w:pPr>
    </w:p>
    <w:p w14:paraId="76DC4190" w14:textId="77777777" w:rsidR="00867FE7" w:rsidRDefault="00867FE7" w:rsidP="00867FE7">
      <w:pPr>
        <w:pStyle w:val="ListParagraph"/>
      </w:pPr>
      <w:r>
        <w:t xml:space="preserve"> </w:t>
      </w:r>
      <w:r>
        <w:tab/>
      </w:r>
    </w:p>
    <w:p w14:paraId="76DC4191" w14:textId="77777777" w:rsidR="00867FE7" w:rsidRDefault="00867FE7" w:rsidP="00867FE7">
      <w:pPr>
        <w:pStyle w:val="ListParagraph"/>
        <w:numPr>
          <w:ilvl w:val="0"/>
          <w:numId w:val="10"/>
        </w:numPr>
        <w:suppressAutoHyphens w:val="0"/>
      </w:pPr>
      <w:r>
        <w:t xml:space="preserve">To place an application on your desktop, simply left mouse click on the application name and it will move automatically to your desktop.  In the example (shown below), the putty application was left mouse clicked and it moved to the desktop (as indicated by the green check mark next to the putty name in the master list).  Continue this process until you have moved all of the application you need to the desktop.  </w:t>
      </w:r>
    </w:p>
    <w:p w14:paraId="76DC4192" w14:textId="77777777" w:rsidR="00867FE7" w:rsidRDefault="00867FE7" w:rsidP="00867FE7">
      <w:pPr>
        <w:pStyle w:val="ListParagraph"/>
      </w:pPr>
    </w:p>
    <w:p w14:paraId="76DC4193" w14:textId="77777777" w:rsidR="00867FE7" w:rsidRDefault="00867FE7" w:rsidP="00867FE7">
      <w:r>
        <w:t>Note: If you accidentally pick an application that you do not want on your desktop, then right mouse click on the application on your desktop.  This will give you popup menu that will allow you to remove the application from your desktop and it will be returned to master list of available application.</w:t>
      </w:r>
    </w:p>
    <w:p w14:paraId="76DC4194" w14:textId="77777777" w:rsidR="00867FE7" w:rsidRDefault="00867FE7" w:rsidP="00867FE7">
      <w:pPr>
        <w:rPr>
          <w:sz w:val="20"/>
          <w:szCs w:val="20"/>
        </w:rPr>
      </w:pPr>
      <w:r>
        <w:rPr>
          <w:noProof/>
        </w:rPr>
        <w:tab/>
      </w:r>
      <w:r w:rsidRPr="00867FE7">
        <w:rPr>
          <w:noProof/>
          <w:lang w:bidi="ar-SA"/>
        </w:rPr>
        <w:drawing>
          <wp:inline distT="0" distB="0" distL="0" distR="0" wp14:anchorId="76DC41D4" wp14:editId="76DC41D5">
            <wp:extent cx="3248025" cy="1971675"/>
            <wp:effectExtent l="19050" t="0" r="9525" b="0"/>
            <wp:docPr id="2"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pic:cNvPicPr>
                      <a:picLocks noChangeAspect="1" noChangeArrowheads="1"/>
                    </pic:cNvPicPr>
                  </pic:nvPicPr>
                  <pic:blipFill>
                    <a:blip r:embed="rId19" cstate="print"/>
                    <a:srcRect/>
                    <a:stretch>
                      <a:fillRect/>
                    </a:stretch>
                  </pic:blipFill>
                  <pic:spPr bwMode="auto">
                    <a:xfrm>
                      <a:off x="0" y="0"/>
                      <a:ext cx="3248025" cy="1971675"/>
                    </a:xfrm>
                    <a:prstGeom prst="rect">
                      <a:avLst/>
                    </a:prstGeom>
                    <a:noFill/>
                    <a:ln w="9525">
                      <a:noFill/>
                      <a:miter lim="800000"/>
                      <a:headEnd/>
                      <a:tailEnd/>
                    </a:ln>
                  </pic:spPr>
                </pic:pic>
              </a:graphicData>
            </a:graphic>
          </wp:inline>
        </w:drawing>
      </w:r>
    </w:p>
    <w:p w14:paraId="76DC4195" w14:textId="77777777" w:rsidR="0075038E" w:rsidRDefault="0075038E" w:rsidP="00C845EF">
      <w:pPr>
        <w:pStyle w:val="Caption"/>
      </w:pPr>
    </w:p>
    <w:p w14:paraId="76DC4196" w14:textId="77777777" w:rsidR="0075038E" w:rsidRDefault="0075038E" w:rsidP="0075038E">
      <w:pPr>
        <w:rPr>
          <w:sz w:val="20"/>
          <w:szCs w:val="20"/>
        </w:rPr>
      </w:pPr>
    </w:p>
    <w:p w14:paraId="76DC4197" w14:textId="77777777" w:rsidR="0075038E" w:rsidRDefault="0075038E" w:rsidP="0075038E">
      <w:pPr>
        <w:rPr>
          <w:rFonts w:ascii="Cambria" w:hAnsi="Cambria"/>
          <w:b/>
          <w:sz w:val="32"/>
          <w:szCs w:val="32"/>
        </w:rPr>
      </w:pPr>
      <w:r>
        <w:lastRenderedPageBreak/>
        <w:t xml:space="preserve">If you have issues logging in please contact the help desk at </w:t>
      </w:r>
      <w:hyperlink r:id="rId20" w:history="1">
        <w:r>
          <w:rPr>
            <w:rStyle w:val="Hyperlink"/>
          </w:rPr>
          <w:t>dbahelp@regis.edu</w:t>
        </w:r>
      </w:hyperlink>
      <w:proofErr w:type="gramStart"/>
      <w:r>
        <w:rPr>
          <w:rStyle w:val="Hyperlink"/>
        </w:rPr>
        <w:t xml:space="preserve">  </w:t>
      </w:r>
      <w:r>
        <w:rPr>
          <w:rStyle w:val="Hyperlink"/>
          <w:color w:val="auto"/>
          <w:u w:val="none"/>
        </w:rPr>
        <w:t>and</w:t>
      </w:r>
      <w:proofErr w:type="gramEnd"/>
      <w:r>
        <w:rPr>
          <w:rStyle w:val="Hyperlink"/>
          <w:color w:val="auto"/>
          <w:u w:val="none"/>
        </w:rPr>
        <w:t xml:space="preserve"> notify your instructor.</w:t>
      </w:r>
    </w:p>
    <w:p w14:paraId="76DC4198" w14:textId="77777777" w:rsidR="00867FE7" w:rsidRDefault="00867FE7" w:rsidP="00867FE7">
      <w:pPr>
        <w:pStyle w:val="Heading1"/>
        <w:pageBreakBefore/>
        <w:numPr>
          <w:ilvl w:val="0"/>
          <w:numId w:val="0"/>
        </w:numPr>
      </w:pPr>
      <w:bookmarkStart w:id="7" w:name="__RefHeading__7_1089440103"/>
      <w:bookmarkStart w:id="8" w:name="_Toc377291745"/>
      <w:bookmarkEnd w:id="7"/>
      <w:r>
        <w:lastRenderedPageBreak/>
        <w:t xml:space="preserve">Connecting to Oracle </w:t>
      </w:r>
      <w:r>
        <w:rPr>
          <w:noProof/>
        </w:rPr>
        <w:t>u</w:t>
      </w:r>
      <w:r w:rsidRPr="007E2940">
        <w:rPr>
          <w:noProof/>
        </w:rPr>
        <w:t>sing Citrix on RegisNet</w:t>
      </w:r>
      <w:bookmarkEnd w:id="8"/>
    </w:p>
    <w:p w14:paraId="76DC4199" w14:textId="77777777" w:rsidR="0075038E" w:rsidRPr="00FF56C5" w:rsidRDefault="0075038E" w:rsidP="0075038E">
      <w:pPr>
        <w:pStyle w:val="Heading2"/>
        <w:keepNext w:val="0"/>
        <w:keepLines w:val="0"/>
        <w:numPr>
          <w:ilvl w:val="1"/>
          <w:numId w:val="1"/>
        </w:numPr>
        <w:rPr>
          <w:color w:val="auto"/>
        </w:rPr>
      </w:pPr>
      <w:bookmarkStart w:id="9" w:name="_Toc377291746"/>
      <w:r w:rsidRPr="00FF56C5">
        <w:rPr>
          <w:color w:val="auto"/>
        </w:rPr>
        <w:t>Open SQL*Plus</w:t>
      </w:r>
      <w:bookmarkEnd w:id="9"/>
    </w:p>
    <w:p w14:paraId="76DC419A" w14:textId="77777777" w:rsidR="004C6FE1" w:rsidRDefault="0075038E" w:rsidP="004C6FE1">
      <w:pPr>
        <w:numPr>
          <w:ilvl w:val="0"/>
          <w:numId w:val="4"/>
        </w:numPr>
        <w:rPr>
          <w:bCs/>
          <w:color w:val="000000"/>
        </w:rPr>
      </w:pPr>
      <w:r>
        <w:rPr>
          <w:bCs/>
          <w:color w:val="000000"/>
        </w:rPr>
        <w:t xml:space="preserve">Navigate to </w:t>
      </w:r>
      <w:hyperlink r:id="rId21" w:history="1">
        <w:r w:rsidR="00867FE7" w:rsidRPr="00C63D4C">
          <w:rPr>
            <w:rStyle w:val="Hyperlink"/>
            <w:noProof/>
          </w:rPr>
          <w:t>http://myregisapp.regis.edu/Citrix/StoreWeb/</w:t>
        </w:r>
      </w:hyperlink>
      <w:r>
        <w:t xml:space="preserve"> and connect to Citrix using your </w:t>
      </w:r>
      <w:r>
        <w:rPr>
          <w:bCs/>
          <w:color w:val="000000"/>
        </w:rPr>
        <w:t>Citrix username and password</w:t>
      </w:r>
    </w:p>
    <w:p w14:paraId="76DC419B" w14:textId="77777777" w:rsidR="004C6FE1" w:rsidRPr="004C6FE1" w:rsidRDefault="004C6FE1" w:rsidP="004C6FE1">
      <w:pPr>
        <w:numPr>
          <w:ilvl w:val="0"/>
          <w:numId w:val="4"/>
        </w:numPr>
        <w:rPr>
          <w:bCs/>
          <w:color w:val="000000"/>
        </w:rPr>
      </w:pPr>
      <w:r>
        <w:t xml:space="preserve">Once logged in click on </w:t>
      </w:r>
      <w:r w:rsidR="00EF210B">
        <w:t xml:space="preserve">Plus sign </w:t>
      </w:r>
      <w:r w:rsidR="00EF210B">
        <w:sym w:font="Wingdings" w:char="F0E0"/>
      </w:r>
      <w:r w:rsidR="00EF210B">
        <w:t xml:space="preserve"> </w:t>
      </w:r>
      <w:r>
        <w:t>All Apps</w:t>
      </w:r>
      <w:r>
        <w:sym w:font="Wingdings" w:char="F0E0"/>
      </w:r>
      <w:r>
        <w:t xml:space="preserve"> SQL Plus </w:t>
      </w:r>
      <w:r>
        <w:sym w:font="Wingdings" w:char="F0E0"/>
      </w:r>
      <w:r>
        <w:t xml:space="preserve"> left click (will automatically move to desktop)</w:t>
      </w:r>
    </w:p>
    <w:p w14:paraId="76DC419C" w14:textId="74027333" w:rsidR="0075038E" w:rsidRDefault="00A560A5" w:rsidP="00EB620E">
      <w:pPr>
        <w:ind w:left="360"/>
      </w:pPr>
      <w:r>
        <w:rPr>
          <w:noProof/>
          <w:lang w:bidi="ar-SA"/>
        </w:rPr>
        <mc:AlternateContent>
          <mc:Choice Requires="wps">
            <w:drawing>
              <wp:anchor distT="0" distB="0" distL="114300" distR="114300" simplePos="0" relativeHeight="251658240" behindDoc="0" locked="0" layoutInCell="1" allowOverlap="1" wp14:anchorId="76DC41D6" wp14:editId="7B728919">
                <wp:simplePos x="0" y="0"/>
                <wp:positionH relativeFrom="column">
                  <wp:posOffset>2713990</wp:posOffset>
                </wp:positionH>
                <wp:positionV relativeFrom="paragraph">
                  <wp:posOffset>2856865</wp:posOffset>
                </wp:positionV>
                <wp:extent cx="2699385" cy="409575"/>
                <wp:effectExtent l="8890" t="8890" r="6350" b="10160"/>
                <wp:wrapNone/>
                <wp:docPr id="5"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9385" cy="409575"/>
                        </a:xfrm>
                        <a:prstGeom prst="ellipse">
                          <a:avLst/>
                        </a:prstGeom>
                        <a:solidFill>
                          <a:srgbClr val="FFFFFF">
                            <a:alpha val="0"/>
                          </a:srgbClr>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13.7pt;margin-top:224.95pt;width:212.55pt;height:3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" strokecolor="#c00000">
                <v:fill opacity="0"/>
              </v:oval>
            </w:pict>
          </mc:Fallback>
        </mc:AlternateContent>
      </w:r>
      <w:r w:rsidR="004C6FE1" w:rsidRPr="004C6FE1">
        <w:rPr>
          <w:noProof/>
          <w:lang w:bidi="ar-SA"/>
        </w:rPr>
        <w:drawing>
          <wp:inline distT="0" distB="0" distL="0" distR="0" wp14:anchorId="76DC41D7" wp14:editId="76DC41D8">
            <wp:extent cx="5943600" cy="3911600"/>
            <wp:effectExtent l="19050" t="0" r="0" b="0"/>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pic:cNvPicPr>
                      <a:picLocks noChangeAspect="1" noChangeArrowheads="1"/>
                    </pic:cNvPicPr>
                  </pic:nvPicPr>
                  <pic:blipFill>
                    <a:blip r:embed="rId22" cstate="print"/>
                    <a:srcRect/>
                    <a:stretch>
                      <a:fillRect/>
                    </a:stretch>
                  </pic:blipFill>
                  <pic:spPr bwMode="auto">
                    <a:xfrm>
                      <a:off x="0" y="0"/>
                      <a:ext cx="5943600" cy="3911600"/>
                    </a:xfrm>
                    <a:prstGeom prst="rect">
                      <a:avLst/>
                    </a:prstGeom>
                    <a:noFill/>
                    <a:ln w="9525">
                      <a:noFill/>
                      <a:miter lim="800000"/>
                      <a:headEnd/>
                      <a:tailEnd/>
                    </a:ln>
                  </pic:spPr>
                </pic:pic>
              </a:graphicData>
            </a:graphic>
          </wp:inline>
        </w:drawing>
      </w:r>
    </w:p>
    <w:p w14:paraId="76DC419D" w14:textId="77777777" w:rsidR="00EB620E" w:rsidRDefault="00EB620E" w:rsidP="00A649CF">
      <w:pPr>
        <w:pStyle w:val="Caption"/>
      </w:pPr>
    </w:p>
    <w:p w14:paraId="76DC419E" w14:textId="77777777" w:rsidR="00A649CF" w:rsidRDefault="00A649CF" w:rsidP="00A649CF">
      <w:pPr>
        <w:pStyle w:val="Caption"/>
      </w:pPr>
      <w:r w:rsidRPr="00A649CF">
        <w:t xml:space="preserve">Figure 1 – </w:t>
      </w:r>
      <w:r w:rsidR="00EB620E">
        <w:t>SQL Plus</w:t>
      </w:r>
    </w:p>
    <w:p w14:paraId="76DC419F" w14:textId="77777777" w:rsidR="00A649CF" w:rsidRPr="00A649CF" w:rsidRDefault="00A649CF" w:rsidP="00A649CF"/>
    <w:p w14:paraId="76DC41A0" w14:textId="77777777" w:rsidR="00D02471" w:rsidRDefault="00D02471" w:rsidP="0075038E">
      <w:pPr>
        <w:numPr>
          <w:ilvl w:val="0"/>
          <w:numId w:val="4"/>
        </w:numPr>
        <w:rPr>
          <w:rFonts w:cs="Arial"/>
        </w:rPr>
      </w:pPr>
      <w:r>
        <w:rPr>
          <w:rFonts w:cs="Arial"/>
        </w:rPr>
        <w:t xml:space="preserve">In </w:t>
      </w:r>
      <w:r w:rsidR="00EB620E">
        <w:rPr>
          <w:rFonts w:cs="Arial"/>
        </w:rPr>
        <w:t>the example</w:t>
      </w:r>
      <w:r>
        <w:rPr>
          <w:rFonts w:cs="Arial"/>
        </w:rPr>
        <w:t xml:space="preserve"> (below)</w:t>
      </w:r>
      <w:r w:rsidR="00EB620E">
        <w:rPr>
          <w:rFonts w:cs="Arial"/>
        </w:rPr>
        <w:t xml:space="preserve">, I have added the following apps to my desktop: </w:t>
      </w:r>
      <w:r>
        <w:rPr>
          <w:rFonts w:cs="Arial"/>
        </w:rPr>
        <w:t xml:space="preserve">SQL </w:t>
      </w:r>
      <w:r w:rsidR="00EB620E">
        <w:rPr>
          <w:rFonts w:cs="Arial"/>
        </w:rPr>
        <w:t xml:space="preserve">Plus, </w:t>
      </w:r>
      <w:r w:rsidR="002465EB">
        <w:rPr>
          <w:rFonts w:cs="Arial"/>
        </w:rPr>
        <w:t xml:space="preserve">Putty, </w:t>
      </w:r>
      <w:r w:rsidR="00EB620E">
        <w:rPr>
          <w:rFonts w:cs="Arial"/>
        </w:rPr>
        <w:t>Practicum DBA Knowledgebase, SQL Developer</w:t>
      </w:r>
      <w:r>
        <w:rPr>
          <w:rFonts w:cs="Arial"/>
        </w:rPr>
        <w:t>, etc</w:t>
      </w:r>
      <w:r w:rsidR="00EB620E">
        <w:rPr>
          <w:rFonts w:cs="Arial"/>
        </w:rPr>
        <w:t>.</w:t>
      </w:r>
      <w:r w:rsidR="002465EB">
        <w:rPr>
          <w:rFonts w:cs="Arial"/>
        </w:rPr>
        <w:t xml:space="preserve">  </w:t>
      </w:r>
    </w:p>
    <w:p w14:paraId="76DC41A1" w14:textId="77777777" w:rsidR="0075038E" w:rsidRDefault="002465EB" w:rsidP="0075038E">
      <w:pPr>
        <w:numPr>
          <w:ilvl w:val="0"/>
          <w:numId w:val="4"/>
        </w:numPr>
        <w:rPr>
          <w:rFonts w:cs="Arial"/>
        </w:rPr>
      </w:pPr>
      <w:r>
        <w:rPr>
          <w:rFonts w:cs="Arial"/>
        </w:rPr>
        <w:t>For th</w:t>
      </w:r>
      <w:r w:rsidR="00D02471">
        <w:rPr>
          <w:rFonts w:cs="Arial"/>
        </w:rPr>
        <w:t>e next step move the mouse to the desktop</w:t>
      </w:r>
      <w:r>
        <w:rPr>
          <w:rFonts w:cs="Arial"/>
        </w:rPr>
        <w:t xml:space="preserve">, </w:t>
      </w:r>
      <w:r w:rsidR="00D02471">
        <w:rPr>
          <w:rFonts w:cs="Arial"/>
        </w:rPr>
        <w:t xml:space="preserve">then </w:t>
      </w:r>
      <w:r>
        <w:rPr>
          <w:rFonts w:cs="Arial"/>
        </w:rPr>
        <w:t>click on the SQL P</w:t>
      </w:r>
      <w:r w:rsidR="00D02471">
        <w:rPr>
          <w:rFonts w:cs="Arial"/>
        </w:rPr>
        <w:t>lus</w:t>
      </w:r>
      <w:r>
        <w:rPr>
          <w:rFonts w:cs="Arial"/>
        </w:rPr>
        <w:t xml:space="preserve"> icon on your desktop as shown below</w:t>
      </w:r>
      <w:r w:rsidR="00D02471">
        <w:rPr>
          <w:rFonts w:cs="Arial"/>
        </w:rPr>
        <w:t xml:space="preserve"> (see red arrow).  After you click the SQL Plus icon, you will see a popup box that shows that SQL Plus is starting…</w:t>
      </w:r>
    </w:p>
    <w:p w14:paraId="76DC41A2" w14:textId="77777777" w:rsidR="0075038E" w:rsidRDefault="0075038E" w:rsidP="0075038E">
      <w:pPr>
        <w:rPr>
          <w:rFonts w:cs="Arial"/>
        </w:rPr>
      </w:pPr>
    </w:p>
    <w:p w14:paraId="76DC41A3" w14:textId="77777777" w:rsidR="002465EB" w:rsidRDefault="00D02471" w:rsidP="0075038E">
      <w:pPr>
        <w:rPr>
          <w:rFonts w:cs="Arial"/>
        </w:rPr>
      </w:pPr>
      <w:r>
        <w:rPr>
          <w:rFonts w:cs="Arial"/>
          <w:noProof/>
          <w:lang w:bidi="ar-SA"/>
        </w:rPr>
        <w:lastRenderedPageBreak/>
        <w:drawing>
          <wp:inline distT="0" distB="0" distL="0" distR="0" wp14:anchorId="76DC41D9" wp14:editId="76DC41DA">
            <wp:extent cx="5943600" cy="203848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943600" cy="2038481"/>
                    </a:xfrm>
                    <a:prstGeom prst="rect">
                      <a:avLst/>
                    </a:prstGeom>
                    <a:noFill/>
                    <a:ln w="9525">
                      <a:noFill/>
                      <a:miter lim="800000"/>
                      <a:headEnd/>
                      <a:tailEnd/>
                    </a:ln>
                  </pic:spPr>
                </pic:pic>
              </a:graphicData>
            </a:graphic>
          </wp:inline>
        </w:drawing>
      </w:r>
    </w:p>
    <w:p w14:paraId="76DC41A4" w14:textId="77777777" w:rsidR="002465EB" w:rsidRDefault="002465EB" w:rsidP="0075038E">
      <w:pPr>
        <w:rPr>
          <w:rFonts w:cs="Arial"/>
        </w:rPr>
      </w:pPr>
    </w:p>
    <w:p w14:paraId="76DC41A5" w14:textId="77777777" w:rsidR="0075038E" w:rsidRDefault="0075038E" w:rsidP="0075038E">
      <w:pPr>
        <w:pStyle w:val="Caption"/>
      </w:pPr>
      <w:r>
        <w:t xml:space="preserve">Figure </w:t>
      </w:r>
      <w:r w:rsidR="00A649CF">
        <w:t xml:space="preserve">2 </w:t>
      </w:r>
      <w:r>
        <w:t>- Citrix Applications</w:t>
      </w:r>
      <w:r w:rsidR="00D02471">
        <w:t xml:space="preserve"> </w:t>
      </w:r>
    </w:p>
    <w:p w14:paraId="76DC41A6" w14:textId="77777777" w:rsidR="0075038E" w:rsidRDefault="0075038E" w:rsidP="0075038E">
      <w:pPr>
        <w:suppressAutoHyphens w:val="0"/>
        <w:rPr>
          <w:rFonts w:ascii="Cambria" w:hAnsi="Cambria"/>
          <w:b/>
          <w:sz w:val="32"/>
          <w:szCs w:val="32"/>
        </w:rPr>
      </w:pPr>
    </w:p>
    <w:p w14:paraId="76DC41A7" w14:textId="77777777" w:rsidR="0075038E" w:rsidRDefault="00EB620E" w:rsidP="0075038E">
      <w:pPr>
        <w:suppressAutoHyphens w:val="0"/>
      </w:pPr>
      <w:r w:rsidRPr="00EB620E">
        <w:rPr>
          <w:noProof/>
          <w:lang w:bidi="ar-SA"/>
        </w:rPr>
        <w:drawing>
          <wp:inline distT="0" distB="0" distL="0" distR="0" wp14:anchorId="76DC41DB" wp14:editId="76DC41DC">
            <wp:extent cx="3790950" cy="2857500"/>
            <wp:effectExtent l="19050" t="0" r="0" b="0"/>
            <wp:docPr id="31" name="Picture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24" cstate="print"/>
                    <a:srcRect/>
                    <a:stretch>
                      <a:fillRect/>
                    </a:stretch>
                  </pic:blipFill>
                  <pic:spPr bwMode="auto">
                    <a:xfrm>
                      <a:off x="0" y="0"/>
                      <a:ext cx="3790950" cy="2857500"/>
                    </a:xfrm>
                    <a:prstGeom prst="rect">
                      <a:avLst/>
                    </a:prstGeom>
                    <a:noFill/>
                    <a:ln w="9525">
                      <a:noFill/>
                      <a:miter lim="800000"/>
                      <a:headEnd/>
                      <a:tailEnd/>
                    </a:ln>
                  </pic:spPr>
                </pic:pic>
              </a:graphicData>
            </a:graphic>
          </wp:inline>
        </w:drawing>
      </w:r>
    </w:p>
    <w:p w14:paraId="76DC41A8" w14:textId="77777777" w:rsidR="0075038E" w:rsidRDefault="0075038E" w:rsidP="00A649CF">
      <w:pPr>
        <w:pStyle w:val="Caption"/>
      </w:pPr>
      <w:r w:rsidRPr="00FF56C5">
        <w:t xml:space="preserve">Figure </w:t>
      </w:r>
      <w:r w:rsidR="00A649CF">
        <w:t xml:space="preserve">3 </w:t>
      </w:r>
      <w:r w:rsidRPr="00FF56C5">
        <w:t>- Client Access</w:t>
      </w:r>
      <w:r w:rsidR="00D02471">
        <w:t xml:space="preserve"> – if you get this popup box, click the box “Do not ask me again for this site” and then click on permit use.</w:t>
      </w:r>
    </w:p>
    <w:p w14:paraId="76DC41A9" w14:textId="77777777" w:rsidR="0075038E" w:rsidRDefault="0075038E" w:rsidP="0075038E">
      <w:pPr>
        <w:suppressAutoHyphens w:val="0"/>
        <w:rPr>
          <w:b/>
        </w:rPr>
      </w:pPr>
    </w:p>
    <w:p w14:paraId="76DC41AA" w14:textId="77777777" w:rsidR="0075038E" w:rsidRPr="00FF56C5" w:rsidRDefault="0075038E" w:rsidP="0075038E">
      <w:pPr>
        <w:pStyle w:val="Heading2"/>
        <w:keepNext w:val="0"/>
        <w:keepLines w:val="0"/>
        <w:numPr>
          <w:ilvl w:val="1"/>
          <w:numId w:val="0"/>
        </w:numPr>
        <w:tabs>
          <w:tab w:val="num" w:pos="576"/>
        </w:tabs>
        <w:ind w:left="576" w:hanging="576"/>
        <w:rPr>
          <w:color w:val="auto"/>
        </w:rPr>
      </w:pPr>
      <w:bookmarkStart w:id="10" w:name="_Toc377291747"/>
      <w:r w:rsidRPr="00FF56C5">
        <w:rPr>
          <w:color w:val="auto"/>
        </w:rPr>
        <w:t xml:space="preserve">Connect to the </w:t>
      </w:r>
      <w:proofErr w:type="spellStart"/>
      <w:r>
        <w:rPr>
          <w:color w:val="auto"/>
        </w:rPr>
        <w:t>regisdb</w:t>
      </w:r>
      <w:proofErr w:type="spellEnd"/>
      <w:r w:rsidR="00EB620E">
        <w:rPr>
          <w:color w:val="auto"/>
        </w:rPr>
        <w:t xml:space="preserve"> or regisdb12c</w:t>
      </w:r>
      <w:r w:rsidRPr="00FF56C5">
        <w:rPr>
          <w:color w:val="auto"/>
        </w:rPr>
        <w:t xml:space="preserve"> database</w:t>
      </w:r>
      <w:bookmarkEnd w:id="10"/>
    </w:p>
    <w:p w14:paraId="76DC41AB" w14:textId="77777777" w:rsidR="0075038E" w:rsidRDefault="0075038E" w:rsidP="0075038E">
      <w:pPr>
        <w:numPr>
          <w:ilvl w:val="0"/>
          <w:numId w:val="6"/>
        </w:numPr>
      </w:pPr>
      <w:r>
        <w:t xml:space="preserve">Use the username and password </w:t>
      </w:r>
      <w:r>
        <w:rPr>
          <w:bCs/>
          <w:color w:val="000000"/>
        </w:rPr>
        <w:t>provided by your instructor</w:t>
      </w:r>
      <w:r w:rsidR="00D02471">
        <w:t xml:space="preserve"> to connect to SQL </w:t>
      </w:r>
      <w:r>
        <w:t>Plus.</w:t>
      </w:r>
    </w:p>
    <w:p w14:paraId="76DC41AC" w14:textId="77777777" w:rsidR="00EC66F7" w:rsidRDefault="0075038E" w:rsidP="00EC66F7">
      <w:pPr>
        <w:numPr>
          <w:ilvl w:val="1"/>
          <w:numId w:val="6"/>
        </w:numPr>
      </w:pPr>
      <w:r>
        <w:t>User Name- Enter the user na</w:t>
      </w:r>
      <w:r w:rsidR="00EB620E">
        <w:t xml:space="preserve">me provided by your instructor </w:t>
      </w:r>
      <w:r w:rsidR="00D02471">
        <w:t>and database name (see example below in yellow)</w:t>
      </w:r>
      <w:r w:rsidR="00EC66F7">
        <w:t xml:space="preserve">. </w:t>
      </w:r>
      <w:r w:rsidR="00D02471">
        <w:rPr>
          <w:color w:val="000000" w:themeColor="text1"/>
        </w:rPr>
        <w:t>&lt;</w:t>
      </w:r>
      <w:proofErr w:type="gramStart"/>
      <w:r w:rsidR="00D02471">
        <w:rPr>
          <w:color w:val="000000" w:themeColor="text1"/>
        </w:rPr>
        <w:t>username</w:t>
      </w:r>
      <w:proofErr w:type="gramEnd"/>
      <w:r w:rsidR="00D02471">
        <w:rPr>
          <w:color w:val="000000" w:themeColor="text1"/>
        </w:rPr>
        <w:t>&gt;@&lt;database name</w:t>
      </w:r>
      <w:r w:rsidR="00EC66F7" w:rsidRPr="00E62AC9">
        <w:rPr>
          <w:color w:val="000000" w:themeColor="text1"/>
        </w:rPr>
        <w:t>&gt;</w:t>
      </w:r>
    </w:p>
    <w:p w14:paraId="76DC41AD" w14:textId="77777777" w:rsidR="0075038E" w:rsidRDefault="0075038E" w:rsidP="0075038E">
      <w:pPr>
        <w:numPr>
          <w:ilvl w:val="1"/>
          <w:numId w:val="6"/>
        </w:numPr>
      </w:pPr>
      <w:r>
        <w:lastRenderedPageBreak/>
        <w:t>Password- Enter the password provided by your instructor.</w:t>
      </w:r>
      <w:r w:rsidR="00D02471">
        <w:t xml:space="preserve">  Note that the password will not display or cursor will not move as you type, however it will accept the password and let you login to SQL*Plus.</w:t>
      </w:r>
    </w:p>
    <w:p w14:paraId="76DC41AE" w14:textId="77777777" w:rsidR="00EB620E" w:rsidRDefault="0075038E" w:rsidP="00EB620E">
      <w:pPr>
        <w:numPr>
          <w:ilvl w:val="2"/>
          <w:numId w:val="6"/>
        </w:numPr>
      </w:pPr>
      <w:r>
        <w:t>As a general rule the database password will be either regis8wk1 or regis8wk2, depending on which part of the semester you are currently enrolled.</w:t>
      </w:r>
    </w:p>
    <w:p w14:paraId="76DC41AF" w14:textId="77777777" w:rsidR="00EB620E" w:rsidRPr="00B44344" w:rsidRDefault="00EB620E" w:rsidP="00EB620E">
      <w:pPr>
        <w:ind w:left="720"/>
      </w:pPr>
      <w:r w:rsidRPr="00B44344">
        <w:t xml:space="preserve">Example: </w:t>
      </w:r>
    </w:p>
    <w:p w14:paraId="76DC41B0" w14:textId="77777777" w:rsidR="00EB620E" w:rsidRPr="008C7F8D" w:rsidRDefault="0075038E" w:rsidP="00EB620E">
      <w:pPr>
        <w:spacing w:after="0" w:line="240" w:lineRule="auto"/>
        <w:rPr>
          <w:rFonts w:cs="Times New Roman"/>
        </w:rPr>
      </w:pPr>
      <w:r w:rsidRPr="00B44344">
        <w:t xml:space="preserve"> </w:t>
      </w:r>
      <w:r w:rsidR="00EB620E" w:rsidRPr="00B44344">
        <w:tab/>
      </w:r>
      <w:r w:rsidR="00EB620E" w:rsidRPr="00B44344">
        <w:tab/>
      </w:r>
      <w:r w:rsidR="00EB620E" w:rsidRPr="008C7F8D">
        <w:rPr>
          <w:rFonts w:cs="Times New Roman"/>
        </w:rPr>
        <w:t>For 12c</w:t>
      </w:r>
    </w:p>
    <w:p w14:paraId="76DC41B1" w14:textId="77777777" w:rsidR="00EB620E" w:rsidRPr="008C7F8D" w:rsidRDefault="00EB620E" w:rsidP="00EB620E">
      <w:pPr>
        <w:spacing w:after="0" w:line="240" w:lineRule="auto"/>
        <w:ind w:left="720" w:firstLine="720"/>
        <w:rPr>
          <w:rFonts w:cs="Times New Roman"/>
        </w:rPr>
      </w:pPr>
      <w:r w:rsidRPr="008C7F8D">
        <w:rPr>
          <w:rFonts w:cs="Times New Roman"/>
        </w:rPr>
        <w:t>Username: mscd600xp40_01@</w:t>
      </w:r>
      <w:r w:rsidRPr="008C7F8D">
        <w:rPr>
          <w:rFonts w:cs="Times New Roman"/>
          <w:shd w:val="clear" w:color="auto" w:fill="FFFF00"/>
        </w:rPr>
        <w:t>regisdb12c</w:t>
      </w:r>
    </w:p>
    <w:p w14:paraId="76DC41B2" w14:textId="77777777" w:rsidR="00EB620E" w:rsidRPr="008C7F8D" w:rsidRDefault="00EB620E" w:rsidP="00EB620E">
      <w:pPr>
        <w:spacing w:after="0" w:line="240" w:lineRule="auto"/>
        <w:ind w:left="720" w:firstLine="720"/>
        <w:rPr>
          <w:rFonts w:cs="Times New Roman"/>
        </w:rPr>
      </w:pPr>
      <w:r w:rsidRPr="008C7F8D">
        <w:rPr>
          <w:rFonts w:cs="Times New Roman"/>
        </w:rPr>
        <w:t>Enter password when prompted</w:t>
      </w:r>
    </w:p>
    <w:p w14:paraId="76DC41B3" w14:textId="77777777" w:rsidR="00EB620E" w:rsidRPr="008C7F8D" w:rsidRDefault="00EB620E" w:rsidP="00EB620E">
      <w:pPr>
        <w:spacing w:after="0" w:line="240" w:lineRule="auto"/>
        <w:rPr>
          <w:rFonts w:cs="Times New Roman"/>
        </w:rPr>
      </w:pPr>
      <w:r w:rsidRPr="008C7F8D">
        <w:rPr>
          <w:rFonts w:cs="Times New Roman"/>
        </w:rPr>
        <w:t> </w:t>
      </w:r>
    </w:p>
    <w:p w14:paraId="76DC41B4" w14:textId="77777777" w:rsidR="00EB620E" w:rsidRPr="008C7F8D" w:rsidRDefault="00EB620E" w:rsidP="00EB620E">
      <w:pPr>
        <w:spacing w:after="0" w:line="240" w:lineRule="auto"/>
        <w:ind w:left="720" w:firstLine="720"/>
        <w:rPr>
          <w:rFonts w:cs="Times New Roman"/>
        </w:rPr>
      </w:pPr>
      <w:r w:rsidRPr="008C7F8D">
        <w:rPr>
          <w:rFonts w:cs="Times New Roman"/>
        </w:rPr>
        <w:t>For 11g</w:t>
      </w:r>
    </w:p>
    <w:p w14:paraId="76DC41B5" w14:textId="77777777" w:rsidR="00EB620E" w:rsidRPr="008C7F8D" w:rsidRDefault="00EB620E" w:rsidP="00EB620E">
      <w:pPr>
        <w:spacing w:after="0" w:line="240" w:lineRule="auto"/>
        <w:ind w:left="720" w:firstLine="720"/>
        <w:rPr>
          <w:rFonts w:cs="Times New Roman"/>
        </w:rPr>
      </w:pPr>
      <w:r w:rsidRPr="008C7F8D">
        <w:rPr>
          <w:rFonts w:cs="Times New Roman"/>
        </w:rPr>
        <w:t>Username: mscd600xp40_01@</w:t>
      </w:r>
      <w:r w:rsidRPr="008C7F8D">
        <w:rPr>
          <w:rFonts w:cs="Times New Roman"/>
          <w:shd w:val="clear" w:color="auto" w:fill="FFFF00"/>
        </w:rPr>
        <w:t>regisdb</w:t>
      </w:r>
    </w:p>
    <w:p w14:paraId="76DC41B6" w14:textId="77777777" w:rsidR="00EB620E" w:rsidRPr="00B44344" w:rsidRDefault="00EB620E" w:rsidP="00B44344">
      <w:pPr>
        <w:spacing w:after="0" w:line="240" w:lineRule="auto"/>
        <w:ind w:left="720" w:firstLine="720"/>
        <w:rPr>
          <w:rFonts w:cs="Times New Roman"/>
        </w:rPr>
      </w:pPr>
      <w:r w:rsidRPr="008C7F8D">
        <w:rPr>
          <w:rFonts w:cs="Times New Roman"/>
        </w:rPr>
        <w:t>Enter password when prompted</w:t>
      </w:r>
    </w:p>
    <w:p w14:paraId="76DC41B7" w14:textId="77777777" w:rsidR="0075038E" w:rsidRDefault="0075038E" w:rsidP="0075038E">
      <w:pPr>
        <w:suppressAutoHyphens w:val="0"/>
      </w:pPr>
    </w:p>
    <w:p w14:paraId="76DC41B8" w14:textId="77777777" w:rsidR="0075038E" w:rsidRDefault="0075038E" w:rsidP="00A649CF">
      <w:pPr>
        <w:pStyle w:val="Caption"/>
      </w:pPr>
      <w:r w:rsidRPr="00D83014">
        <w:t>Figure</w:t>
      </w:r>
      <w:r w:rsidR="00A649CF">
        <w:t xml:space="preserve"> 4 </w:t>
      </w:r>
      <w:r w:rsidRPr="00D83014">
        <w:t>- SQL*Plus Login</w:t>
      </w:r>
    </w:p>
    <w:p w14:paraId="76DC41B9" w14:textId="77777777" w:rsidR="00A649CF" w:rsidRPr="00A649CF" w:rsidRDefault="00A649CF" w:rsidP="00A649CF"/>
    <w:p w14:paraId="76DC41BA" w14:textId="77777777" w:rsidR="0075038E" w:rsidRDefault="0075038E" w:rsidP="0075038E">
      <w:pPr>
        <w:numPr>
          <w:ilvl w:val="0"/>
          <w:numId w:val="6"/>
        </w:numPr>
      </w:pPr>
      <w:r>
        <w:t>Once you are connected to a SQL</w:t>
      </w:r>
      <w:r w:rsidR="00D02471">
        <w:t xml:space="preserve"> </w:t>
      </w:r>
      <w:r>
        <w:t>Plus session and at the SQL prompt, type in the following:  SELECT SYSDATE FROM DUAL;</w:t>
      </w:r>
      <w:r>
        <w:br/>
        <w:t>This should display the system date as in the screen shot below:</w:t>
      </w:r>
    </w:p>
    <w:p w14:paraId="76DC41BB" w14:textId="77777777" w:rsidR="0075038E" w:rsidRDefault="0075038E" w:rsidP="0075038E">
      <w:pPr>
        <w:spacing w:after="0"/>
        <w:rPr>
          <w:rFonts w:cs="Arial"/>
        </w:rPr>
      </w:pPr>
    </w:p>
    <w:p w14:paraId="76DC41BC" w14:textId="77777777" w:rsidR="0075038E" w:rsidRDefault="0075038E" w:rsidP="0075038E">
      <w:pPr>
        <w:keepNext/>
        <w:spacing w:after="0"/>
        <w:rPr>
          <w:noProof/>
          <w:lang w:bidi="ar-SA"/>
        </w:rPr>
      </w:pPr>
    </w:p>
    <w:p w14:paraId="76DC41BD" w14:textId="77777777" w:rsidR="00EB620E" w:rsidRDefault="00EB620E" w:rsidP="0075038E">
      <w:pPr>
        <w:keepNext/>
        <w:spacing w:after="0"/>
        <w:rPr>
          <w:noProof/>
          <w:lang w:bidi="ar-SA"/>
        </w:rPr>
      </w:pPr>
    </w:p>
    <w:p w14:paraId="76DC41BE" w14:textId="77777777" w:rsidR="00EB620E" w:rsidRDefault="00EB620E" w:rsidP="0075038E">
      <w:pPr>
        <w:keepNext/>
        <w:spacing w:after="0"/>
      </w:pPr>
    </w:p>
    <w:p w14:paraId="76DC41BF" w14:textId="77777777" w:rsidR="0075038E" w:rsidRPr="00A649CF" w:rsidRDefault="0075038E" w:rsidP="00A649CF">
      <w:pPr>
        <w:pStyle w:val="Caption"/>
      </w:pPr>
      <w:r w:rsidRPr="00A649CF">
        <w:t xml:space="preserve">Figure </w:t>
      </w:r>
      <w:r w:rsidR="00A649CF" w:rsidRPr="00A649CF">
        <w:t xml:space="preserve">5 </w:t>
      </w:r>
      <w:r w:rsidRPr="00A649CF">
        <w:t>- SQL*Plus example</w:t>
      </w:r>
    </w:p>
    <w:p w14:paraId="76DC41C0" w14:textId="77777777" w:rsidR="0075038E" w:rsidRPr="000A2B77" w:rsidRDefault="00B44344" w:rsidP="000A2B77">
      <w:pPr>
        <w:suppressAutoHyphens w:val="0"/>
        <w:rPr>
          <w:rFonts w:ascii="Cambria" w:hAnsi="Cambria" w:cs="Times New Roman"/>
          <w:b/>
          <w:bCs/>
          <w:sz w:val="28"/>
          <w:szCs w:val="28"/>
        </w:rPr>
      </w:pPr>
      <w:bookmarkStart w:id="11" w:name="__RefHeading__11_1089440103"/>
      <w:bookmarkEnd w:id="11"/>
      <w:r w:rsidRPr="00B44344">
        <w:rPr>
          <w:noProof/>
          <w:lang w:bidi="ar-SA"/>
        </w:rPr>
        <w:drawing>
          <wp:inline distT="0" distB="0" distL="0" distR="0" wp14:anchorId="76DC41DD" wp14:editId="76DC41DE">
            <wp:extent cx="5943600" cy="2483347"/>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943600" cy="2483347"/>
                    </a:xfrm>
                    <a:prstGeom prst="rect">
                      <a:avLst/>
                    </a:prstGeom>
                    <a:noFill/>
                    <a:ln w="9525">
                      <a:noFill/>
                      <a:miter lim="800000"/>
                      <a:headEnd/>
                      <a:tailEnd/>
                    </a:ln>
                  </pic:spPr>
                </pic:pic>
              </a:graphicData>
            </a:graphic>
          </wp:inline>
        </w:drawing>
      </w:r>
      <w:r w:rsidR="0075038E">
        <w:br w:type="page"/>
      </w:r>
      <w:bookmarkStart w:id="12" w:name="_Toc377291749"/>
      <w:r w:rsidR="0075038E" w:rsidRPr="000A2B77">
        <w:rPr>
          <w:rFonts w:ascii="Cambria" w:hAnsi="Cambria"/>
          <w:b/>
          <w:sz w:val="26"/>
          <w:szCs w:val="26"/>
        </w:rPr>
        <w:lastRenderedPageBreak/>
        <w:t>Contact DBA Help Desk</w:t>
      </w:r>
      <w:bookmarkEnd w:id="12"/>
    </w:p>
    <w:p w14:paraId="76DC41C1" w14:textId="77777777" w:rsidR="0075038E" w:rsidRDefault="0075038E" w:rsidP="0075038E"/>
    <w:p w14:paraId="76DC41C2" w14:textId="77777777" w:rsidR="0075038E" w:rsidRDefault="0075038E" w:rsidP="0075038E">
      <w:pPr>
        <w:rPr>
          <w:szCs w:val="24"/>
        </w:rPr>
      </w:pPr>
      <w:r>
        <w:t xml:space="preserve">If you have any problems, questions or require additional information, please contact: </w:t>
      </w:r>
      <w:hyperlink r:id="rId26" w:history="1">
        <w:r>
          <w:rPr>
            <w:rStyle w:val="Hyperlink"/>
          </w:rPr>
          <w:t>dbahelp@regis.edu</w:t>
        </w:r>
      </w:hyperlink>
    </w:p>
    <w:p w14:paraId="76DC41C3" w14:textId="77777777" w:rsidR="0075038E" w:rsidRDefault="0075038E" w:rsidP="0075038E">
      <w:pPr>
        <w:rPr>
          <w:szCs w:val="24"/>
        </w:rPr>
      </w:pPr>
      <w:r>
        <w:rPr>
          <w:szCs w:val="24"/>
        </w:rPr>
        <w:t>IMPORTANT: To expedite response times, make sure to include your Citrix login/password and Oracle login/password in the email.  Additionally, please provide any relevant error messages and a brief description of what you were trying to do when you encountered the problem.</w:t>
      </w:r>
    </w:p>
    <w:p w14:paraId="76DC41C4" w14:textId="77777777" w:rsidR="0075038E" w:rsidRDefault="0075038E" w:rsidP="0075038E">
      <w:pPr>
        <w:rPr>
          <w:szCs w:val="24"/>
        </w:rPr>
      </w:pPr>
      <w:r>
        <w:rPr>
          <w:szCs w:val="24"/>
        </w:rPr>
        <w:t>Note: The DBA help desk is staffed daily.  Please allow for 4 hours for all initial responses for new requests.  All requests will be answered in the order they are received.</w:t>
      </w:r>
    </w:p>
    <w:p w14:paraId="76DC41C5" w14:textId="77777777" w:rsidR="0075038E" w:rsidRDefault="0075038E" w:rsidP="0075038E">
      <w:pPr>
        <w:rPr>
          <w:szCs w:val="24"/>
        </w:rPr>
      </w:pPr>
    </w:p>
    <w:p w14:paraId="76DC41C6" w14:textId="77777777" w:rsidR="0075038E" w:rsidRPr="00BF5B53" w:rsidRDefault="0075038E" w:rsidP="0075038E">
      <w:pPr>
        <w:rPr>
          <w:rFonts w:ascii="Cambria" w:hAnsi="Cambria"/>
          <w:b/>
          <w:sz w:val="28"/>
          <w:szCs w:val="28"/>
        </w:rPr>
      </w:pPr>
      <w:r w:rsidRPr="00BF5B53">
        <w:rPr>
          <w:rFonts w:ascii="Cambria" w:hAnsi="Cambria"/>
          <w:b/>
          <w:sz w:val="28"/>
          <w:szCs w:val="28"/>
        </w:rPr>
        <w:t xml:space="preserve"> Useful Resources</w:t>
      </w:r>
    </w:p>
    <w:p w14:paraId="76DC41C7" w14:textId="77777777" w:rsidR="0075038E" w:rsidRDefault="0075038E" w:rsidP="0075038E">
      <w:pPr>
        <w:rPr>
          <w:rFonts w:ascii="Cambria" w:hAnsi="Cambria"/>
        </w:rPr>
      </w:pPr>
    </w:p>
    <w:p w14:paraId="76DC41C8" w14:textId="77777777" w:rsidR="0075038E" w:rsidRDefault="0075038E" w:rsidP="0075038E">
      <w:pPr>
        <w:rPr>
          <w:rFonts w:ascii="Cambria" w:hAnsi="Cambria"/>
        </w:rPr>
      </w:pPr>
      <w:r>
        <w:rPr>
          <w:rFonts w:ascii="Cambria" w:hAnsi="Cambria"/>
        </w:rPr>
        <w:t>The Regis Database Help Desk is posting to Twitter.  If you get a twitter account, and subscribe to DBAHELP, you will be informed of outages, daily database check, and important tips or informational items.</w:t>
      </w:r>
    </w:p>
    <w:p w14:paraId="76DC41C9" w14:textId="77777777" w:rsidR="0075038E" w:rsidRDefault="0075038E" w:rsidP="0075038E">
      <w:pPr>
        <w:rPr>
          <w:rFonts w:ascii="Cambria" w:hAnsi="Cambria"/>
        </w:rPr>
      </w:pPr>
    </w:p>
    <w:p w14:paraId="76DC41CA" w14:textId="77777777" w:rsidR="0075038E" w:rsidRDefault="0075038E" w:rsidP="0075038E">
      <w:r>
        <w:rPr>
          <w:rFonts w:ascii="Cambria" w:hAnsi="Cambria"/>
        </w:rPr>
        <w:t xml:space="preserve">Accounts can be created/accessed at: </w:t>
      </w:r>
      <w:hyperlink r:id="rId27" w:history="1">
        <w:r>
          <w:rPr>
            <w:rStyle w:val="Hyperlink"/>
            <w:rFonts w:ascii="Cambria" w:hAnsi="Cambria"/>
          </w:rPr>
          <w:t>www.twitter.com</w:t>
        </w:r>
      </w:hyperlink>
    </w:p>
    <w:p w14:paraId="76DC41CB" w14:textId="77777777" w:rsidR="00D83014" w:rsidRPr="0075038E" w:rsidRDefault="00D83014" w:rsidP="0075038E">
      <w:bookmarkStart w:id="13" w:name="__RefHeading__13_1089440103"/>
      <w:bookmarkEnd w:id="13"/>
    </w:p>
    <w:p w14:paraId="15F4365B" w14:textId="77777777" w:rsidR="00833BBB" w:rsidRPr="0075038E" w:rsidRDefault="00833BBB"/>
    <w:sectPr w:rsidR="00833BBB" w:rsidRPr="0075038E" w:rsidSect="00377A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DC41E1" w14:textId="77777777" w:rsidR="00377AA2" w:rsidRDefault="00377AA2">
      <w:pPr>
        <w:spacing w:after="0" w:line="240" w:lineRule="auto"/>
      </w:pPr>
      <w:r>
        <w:separator/>
      </w:r>
    </w:p>
  </w:endnote>
  <w:endnote w:type="continuationSeparator" w:id="0">
    <w:p w14:paraId="76DC41E2" w14:textId="77777777" w:rsidR="00377AA2" w:rsidRDefault="00377AA2">
      <w:pPr>
        <w:spacing w:after="0" w:line="240" w:lineRule="auto"/>
      </w:pPr>
      <w:r>
        <w:continuationSeparator/>
      </w:r>
    </w:p>
  </w:endnote>
  <w:endnote w:type="continuationNotice" w:id="1">
    <w:p w14:paraId="0A29B727" w14:textId="77777777" w:rsidR="00E669AB" w:rsidRDefault="00E669A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6766113"/>
      <w:docPartObj>
        <w:docPartGallery w:val="Page Numbers (Bottom of Page)"/>
        <w:docPartUnique/>
      </w:docPartObj>
    </w:sdtPr>
    <w:sdtEndPr>
      <w:rPr>
        <w:noProof/>
      </w:rPr>
    </w:sdtEndPr>
    <w:sdtContent>
      <w:p w14:paraId="76DC41E3" w14:textId="77777777" w:rsidR="00377AA2" w:rsidRDefault="00377AA2">
        <w:pPr>
          <w:pStyle w:val="Footer"/>
          <w:jc w:val="right"/>
        </w:pPr>
        <w:r>
          <w:fldChar w:fldCharType="begin"/>
        </w:r>
        <w:r>
          <w:instrText xml:space="preserve"> PAGE   \* MERGEFORMAT </w:instrText>
        </w:r>
        <w:r>
          <w:fldChar w:fldCharType="separate"/>
        </w:r>
        <w:r w:rsidR="00947D1C">
          <w:rPr>
            <w:noProof/>
          </w:rPr>
          <w:t>10</w:t>
        </w:r>
        <w:r>
          <w:rPr>
            <w:noProof/>
          </w:rPr>
          <w:fldChar w:fldCharType="end"/>
        </w:r>
      </w:p>
    </w:sdtContent>
  </w:sdt>
  <w:p w14:paraId="76DC41E4" w14:textId="77777777" w:rsidR="00377AA2" w:rsidRDefault="00377AA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DC41DF" w14:textId="77777777" w:rsidR="00377AA2" w:rsidRDefault="00377AA2">
      <w:pPr>
        <w:spacing w:after="0" w:line="240" w:lineRule="auto"/>
      </w:pPr>
      <w:r>
        <w:separator/>
      </w:r>
    </w:p>
  </w:footnote>
  <w:footnote w:type="continuationSeparator" w:id="0">
    <w:p w14:paraId="76DC41E0" w14:textId="77777777" w:rsidR="00377AA2" w:rsidRDefault="00377AA2">
      <w:pPr>
        <w:spacing w:after="0" w:line="240" w:lineRule="auto"/>
      </w:pPr>
      <w:r>
        <w:continuationSeparator/>
      </w:r>
    </w:p>
  </w:footnote>
  <w:footnote w:type="continuationNotice" w:id="1">
    <w:p w14:paraId="2948A5CE" w14:textId="77777777" w:rsidR="00E669AB" w:rsidRDefault="00E669AB">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23B478" w14:textId="77777777" w:rsidR="00E669AB" w:rsidRDefault="00E669A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8Num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2">
    <w:nsid w:val="00000003"/>
    <w:multiLevelType w:val="multilevel"/>
    <w:tmpl w:val="00000003"/>
    <w:name w:val="WW8Num7"/>
    <w:lvl w:ilvl="0">
      <w:start w:val="1"/>
      <w:numFmt w:val="decimal"/>
      <w:lvlText w:val="%1."/>
      <w:lvlJc w:val="left"/>
      <w:pPr>
        <w:tabs>
          <w:tab w:val="num" w:pos="-180"/>
        </w:tabs>
        <w:ind w:left="54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3">
    <w:nsid w:val="00000004"/>
    <w:multiLevelType w:val="multilevel"/>
    <w:tmpl w:val="00000004"/>
    <w:name w:val="WW8Num1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4">
    <w:nsid w:val="0E130EA4"/>
    <w:multiLevelType w:val="multilevel"/>
    <w:tmpl w:val="0000000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5">
    <w:nsid w:val="2B5C3191"/>
    <w:multiLevelType w:val="hybridMultilevel"/>
    <w:tmpl w:val="2230D67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F83EF1"/>
    <w:multiLevelType w:val="hybridMultilevel"/>
    <w:tmpl w:val="C7D4C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1CA5021"/>
    <w:multiLevelType w:val="multilevel"/>
    <w:tmpl w:val="0000000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8">
    <w:nsid w:val="7FBF0C8F"/>
    <w:multiLevelType w:val="multilevel"/>
    <w:tmpl w:val="0000000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num w:numId="1">
    <w:abstractNumId w:val="0"/>
  </w:num>
  <w:num w:numId="2">
    <w:abstractNumId w:val="1"/>
  </w:num>
  <w:num w:numId="3">
    <w:abstractNumId w:val="4"/>
  </w:num>
  <w:num w:numId="4">
    <w:abstractNumId w:val="2"/>
  </w:num>
  <w:num w:numId="5">
    <w:abstractNumId w:val="7"/>
  </w:num>
  <w:num w:numId="6">
    <w:abstractNumId w:val="3"/>
  </w:num>
  <w:num w:numId="7">
    <w:abstractNumId w:val="8"/>
  </w:num>
  <w:num w:numId="8">
    <w:abstractNumId w:val="5"/>
  </w:num>
  <w:num w:numId="9">
    <w:abstractNumId w:val="6"/>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5E01"/>
    <w:rsid w:val="00000290"/>
    <w:rsid w:val="000215BF"/>
    <w:rsid w:val="000A2B77"/>
    <w:rsid w:val="000F2CAA"/>
    <w:rsid w:val="001028BE"/>
    <w:rsid w:val="00147C3E"/>
    <w:rsid w:val="001B562B"/>
    <w:rsid w:val="001E244D"/>
    <w:rsid w:val="002070C3"/>
    <w:rsid w:val="0023474D"/>
    <w:rsid w:val="002465EB"/>
    <w:rsid w:val="002F2888"/>
    <w:rsid w:val="00304965"/>
    <w:rsid w:val="00360401"/>
    <w:rsid w:val="00373CAD"/>
    <w:rsid w:val="00377AA2"/>
    <w:rsid w:val="003C3672"/>
    <w:rsid w:val="004851EE"/>
    <w:rsid w:val="004A332E"/>
    <w:rsid w:val="004C6FE1"/>
    <w:rsid w:val="005C5536"/>
    <w:rsid w:val="006645B9"/>
    <w:rsid w:val="00673B21"/>
    <w:rsid w:val="006937F4"/>
    <w:rsid w:val="0070041A"/>
    <w:rsid w:val="00735E01"/>
    <w:rsid w:val="0075038E"/>
    <w:rsid w:val="0081430B"/>
    <w:rsid w:val="00833BBB"/>
    <w:rsid w:val="00867FE7"/>
    <w:rsid w:val="008D3E4F"/>
    <w:rsid w:val="008E5EAE"/>
    <w:rsid w:val="00947D1C"/>
    <w:rsid w:val="009A3C6C"/>
    <w:rsid w:val="009D4B30"/>
    <w:rsid w:val="00A52F1F"/>
    <w:rsid w:val="00A560A5"/>
    <w:rsid w:val="00A649CF"/>
    <w:rsid w:val="00A95017"/>
    <w:rsid w:val="00AE51DE"/>
    <w:rsid w:val="00B164E4"/>
    <w:rsid w:val="00B26248"/>
    <w:rsid w:val="00B44344"/>
    <w:rsid w:val="00C845EF"/>
    <w:rsid w:val="00D02471"/>
    <w:rsid w:val="00D13085"/>
    <w:rsid w:val="00D71188"/>
    <w:rsid w:val="00D83014"/>
    <w:rsid w:val="00DA2DAA"/>
    <w:rsid w:val="00DB4B0B"/>
    <w:rsid w:val="00DD1B97"/>
    <w:rsid w:val="00DF0915"/>
    <w:rsid w:val="00DF2F95"/>
    <w:rsid w:val="00E12C25"/>
    <w:rsid w:val="00E62AC9"/>
    <w:rsid w:val="00E669AB"/>
    <w:rsid w:val="00EB140B"/>
    <w:rsid w:val="00EB620E"/>
    <w:rsid w:val="00EC66F7"/>
    <w:rsid w:val="00EE30A8"/>
    <w:rsid w:val="00EF210B"/>
    <w:rsid w:val="00FA03AA"/>
    <w:rsid w:val="00FB4918"/>
    <w:rsid w:val="00FF56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6DC4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qFormat/>
    <w:rsid w:val="00735E01"/>
    <w:pPr>
      <w:suppressAutoHyphens/>
    </w:pPr>
    <w:rPr>
      <w:rFonts w:ascii="Calibri" w:eastAsia="Times New Roman" w:hAnsi="Calibri" w:cs="Calibri"/>
      <w:lang w:bidi="en-US"/>
    </w:rPr>
  </w:style>
  <w:style w:type="paragraph" w:styleId="Heading1">
    <w:name w:val="heading 1"/>
    <w:basedOn w:val="Normal"/>
    <w:next w:val="Normal"/>
    <w:link w:val="Heading1Char"/>
    <w:qFormat/>
    <w:rsid w:val="00735E01"/>
    <w:pPr>
      <w:numPr>
        <w:numId w:val="1"/>
      </w:numPr>
      <w:spacing w:before="480" w:after="0"/>
      <w:outlineLvl w:val="0"/>
    </w:pPr>
    <w:rPr>
      <w:rFonts w:ascii="Cambria" w:hAnsi="Cambria" w:cs="Times New Roman"/>
      <w:b/>
      <w:bCs/>
      <w:sz w:val="28"/>
      <w:szCs w:val="28"/>
    </w:rPr>
  </w:style>
  <w:style w:type="paragraph" w:styleId="Heading2">
    <w:name w:val="heading 2"/>
    <w:basedOn w:val="Normal"/>
    <w:next w:val="Normal"/>
    <w:link w:val="Heading2Char"/>
    <w:uiPriority w:val="9"/>
    <w:semiHidden/>
    <w:unhideWhenUsed/>
    <w:qFormat/>
    <w:rsid w:val="00B2624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35E01"/>
    <w:rPr>
      <w:rFonts w:ascii="Cambria" w:eastAsia="Times New Roman" w:hAnsi="Cambria" w:cs="Times New Roman"/>
      <w:b/>
      <w:bCs/>
      <w:sz w:val="28"/>
      <w:szCs w:val="28"/>
      <w:lang w:bidi="en-US"/>
    </w:rPr>
  </w:style>
  <w:style w:type="character" w:styleId="Hyperlink">
    <w:name w:val="Hyperlink"/>
    <w:basedOn w:val="DefaultParagraphFont"/>
    <w:rsid w:val="00735E01"/>
    <w:rPr>
      <w:color w:val="0000FF"/>
      <w:u w:val="single"/>
    </w:rPr>
  </w:style>
  <w:style w:type="paragraph" w:styleId="BalloonText">
    <w:name w:val="Balloon Text"/>
    <w:basedOn w:val="Normal"/>
    <w:link w:val="BalloonTextChar"/>
    <w:uiPriority w:val="99"/>
    <w:semiHidden/>
    <w:unhideWhenUsed/>
    <w:rsid w:val="00735E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5E01"/>
    <w:rPr>
      <w:rFonts w:ascii="Tahoma" w:eastAsia="Times New Roman" w:hAnsi="Tahoma" w:cs="Tahoma"/>
      <w:sz w:val="16"/>
      <w:szCs w:val="16"/>
      <w:lang w:bidi="en-US"/>
    </w:rPr>
  </w:style>
  <w:style w:type="paragraph" w:styleId="Caption">
    <w:name w:val="caption"/>
    <w:basedOn w:val="Normal"/>
    <w:next w:val="Normal"/>
    <w:qFormat/>
    <w:rsid w:val="00735E01"/>
    <w:pPr>
      <w:spacing w:after="0" w:line="240" w:lineRule="auto"/>
    </w:pPr>
    <w:rPr>
      <w:rFonts w:ascii="Times New Roman" w:hAnsi="Times New Roman" w:cs="Times New Roman"/>
      <w:b/>
      <w:bCs/>
      <w:sz w:val="24"/>
      <w:szCs w:val="24"/>
    </w:rPr>
  </w:style>
  <w:style w:type="character" w:customStyle="1" w:styleId="CharChar13">
    <w:name w:val="Char Char13"/>
    <w:basedOn w:val="DefaultParagraphFont"/>
    <w:rsid w:val="00EB140B"/>
    <w:rPr>
      <w:rFonts w:ascii="Cambria" w:eastAsia="Times New Roman" w:hAnsi="Cambria" w:cs="Times New Roman"/>
      <w:b/>
      <w:bCs/>
      <w:sz w:val="26"/>
      <w:szCs w:val="26"/>
    </w:rPr>
  </w:style>
  <w:style w:type="character" w:styleId="Strong">
    <w:name w:val="Strong"/>
    <w:qFormat/>
    <w:rsid w:val="00EB140B"/>
    <w:rPr>
      <w:b/>
      <w:bCs/>
    </w:rPr>
  </w:style>
  <w:style w:type="character" w:customStyle="1" w:styleId="Heading2Char">
    <w:name w:val="Heading 2 Char"/>
    <w:basedOn w:val="DefaultParagraphFont"/>
    <w:link w:val="Heading2"/>
    <w:uiPriority w:val="9"/>
    <w:semiHidden/>
    <w:rsid w:val="00B26248"/>
    <w:rPr>
      <w:rFonts w:asciiTheme="majorHAnsi" w:eastAsiaTheme="majorEastAsia" w:hAnsiTheme="majorHAnsi" w:cstheme="majorBidi"/>
      <w:b/>
      <w:bCs/>
      <w:color w:val="4F81BD" w:themeColor="accent1"/>
      <w:sz w:val="26"/>
      <w:szCs w:val="26"/>
      <w:lang w:bidi="en-US"/>
    </w:rPr>
  </w:style>
  <w:style w:type="paragraph" w:styleId="ListParagraph">
    <w:name w:val="List Paragraph"/>
    <w:basedOn w:val="Normal"/>
    <w:uiPriority w:val="34"/>
    <w:qFormat/>
    <w:rsid w:val="009A3C6C"/>
    <w:pPr>
      <w:ind w:left="720"/>
      <w:contextualSpacing/>
    </w:pPr>
  </w:style>
  <w:style w:type="character" w:styleId="FollowedHyperlink">
    <w:name w:val="FollowedHyperlink"/>
    <w:basedOn w:val="DefaultParagraphFont"/>
    <w:uiPriority w:val="99"/>
    <w:semiHidden/>
    <w:unhideWhenUsed/>
    <w:rsid w:val="003C3672"/>
    <w:rPr>
      <w:color w:val="800080" w:themeColor="followedHyperlink"/>
      <w:u w:val="single"/>
    </w:rPr>
  </w:style>
  <w:style w:type="paragraph" w:styleId="TOCHeading">
    <w:name w:val="TOC Heading"/>
    <w:basedOn w:val="Heading1"/>
    <w:next w:val="Normal"/>
    <w:qFormat/>
    <w:rsid w:val="004851EE"/>
    <w:pPr>
      <w:numPr>
        <w:numId w:val="0"/>
      </w:numPr>
      <w:outlineLvl w:val="9"/>
    </w:pPr>
  </w:style>
  <w:style w:type="paragraph" w:styleId="TOC2">
    <w:name w:val="toc 2"/>
    <w:basedOn w:val="Normal"/>
    <w:next w:val="Normal"/>
    <w:uiPriority w:val="39"/>
    <w:rsid w:val="004851EE"/>
    <w:pPr>
      <w:spacing w:after="100"/>
      <w:ind w:left="220"/>
    </w:pPr>
  </w:style>
  <w:style w:type="paragraph" w:styleId="TOC1">
    <w:name w:val="toc 1"/>
    <w:basedOn w:val="Normal"/>
    <w:next w:val="Normal"/>
    <w:uiPriority w:val="39"/>
    <w:rsid w:val="004851EE"/>
    <w:pPr>
      <w:spacing w:after="100"/>
    </w:pPr>
  </w:style>
  <w:style w:type="paragraph" w:styleId="NoSpacing">
    <w:name w:val="No Spacing"/>
    <w:uiPriority w:val="1"/>
    <w:qFormat/>
    <w:rsid w:val="0075038E"/>
    <w:pPr>
      <w:suppressAutoHyphens/>
      <w:spacing w:after="0" w:line="240" w:lineRule="auto"/>
    </w:pPr>
    <w:rPr>
      <w:rFonts w:ascii="Calibri" w:eastAsia="Times New Roman" w:hAnsi="Calibri" w:cs="Calibri"/>
      <w:lang w:bidi="en-US"/>
    </w:rPr>
  </w:style>
  <w:style w:type="paragraph" w:styleId="Footer">
    <w:name w:val="footer"/>
    <w:basedOn w:val="Normal"/>
    <w:link w:val="FooterChar"/>
    <w:uiPriority w:val="99"/>
    <w:unhideWhenUsed/>
    <w:rsid w:val="007503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38E"/>
    <w:rPr>
      <w:rFonts w:ascii="Calibri" w:eastAsia="Times New Roman" w:hAnsi="Calibri" w:cs="Calibri"/>
      <w:lang w:bidi="en-US"/>
    </w:rPr>
  </w:style>
  <w:style w:type="paragraph" w:styleId="Header">
    <w:name w:val="header"/>
    <w:basedOn w:val="Normal"/>
    <w:link w:val="HeaderChar"/>
    <w:uiPriority w:val="99"/>
    <w:unhideWhenUsed/>
    <w:rsid w:val="00E669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69AB"/>
    <w:rPr>
      <w:rFonts w:ascii="Calibri" w:eastAsia="Times New Roman" w:hAnsi="Calibri" w:cs="Calibri"/>
      <w:lang w:bidi="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qFormat/>
    <w:rsid w:val="00735E01"/>
    <w:pPr>
      <w:suppressAutoHyphens/>
    </w:pPr>
    <w:rPr>
      <w:rFonts w:ascii="Calibri" w:eastAsia="Times New Roman" w:hAnsi="Calibri" w:cs="Calibri"/>
      <w:lang w:bidi="en-US"/>
    </w:rPr>
  </w:style>
  <w:style w:type="paragraph" w:styleId="Heading1">
    <w:name w:val="heading 1"/>
    <w:basedOn w:val="Normal"/>
    <w:next w:val="Normal"/>
    <w:link w:val="Heading1Char"/>
    <w:qFormat/>
    <w:rsid w:val="00735E01"/>
    <w:pPr>
      <w:numPr>
        <w:numId w:val="1"/>
      </w:numPr>
      <w:spacing w:before="480" w:after="0"/>
      <w:outlineLvl w:val="0"/>
    </w:pPr>
    <w:rPr>
      <w:rFonts w:ascii="Cambria" w:hAnsi="Cambria" w:cs="Times New Roman"/>
      <w:b/>
      <w:bCs/>
      <w:sz w:val="28"/>
      <w:szCs w:val="28"/>
    </w:rPr>
  </w:style>
  <w:style w:type="paragraph" w:styleId="Heading2">
    <w:name w:val="heading 2"/>
    <w:basedOn w:val="Normal"/>
    <w:next w:val="Normal"/>
    <w:link w:val="Heading2Char"/>
    <w:uiPriority w:val="9"/>
    <w:semiHidden/>
    <w:unhideWhenUsed/>
    <w:qFormat/>
    <w:rsid w:val="00B2624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35E01"/>
    <w:rPr>
      <w:rFonts w:ascii="Cambria" w:eastAsia="Times New Roman" w:hAnsi="Cambria" w:cs="Times New Roman"/>
      <w:b/>
      <w:bCs/>
      <w:sz w:val="28"/>
      <w:szCs w:val="28"/>
      <w:lang w:bidi="en-US"/>
    </w:rPr>
  </w:style>
  <w:style w:type="character" w:styleId="Hyperlink">
    <w:name w:val="Hyperlink"/>
    <w:basedOn w:val="DefaultParagraphFont"/>
    <w:rsid w:val="00735E01"/>
    <w:rPr>
      <w:color w:val="0000FF"/>
      <w:u w:val="single"/>
    </w:rPr>
  </w:style>
  <w:style w:type="paragraph" w:styleId="BalloonText">
    <w:name w:val="Balloon Text"/>
    <w:basedOn w:val="Normal"/>
    <w:link w:val="BalloonTextChar"/>
    <w:uiPriority w:val="99"/>
    <w:semiHidden/>
    <w:unhideWhenUsed/>
    <w:rsid w:val="00735E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5E01"/>
    <w:rPr>
      <w:rFonts w:ascii="Tahoma" w:eastAsia="Times New Roman" w:hAnsi="Tahoma" w:cs="Tahoma"/>
      <w:sz w:val="16"/>
      <w:szCs w:val="16"/>
      <w:lang w:bidi="en-US"/>
    </w:rPr>
  </w:style>
  <w:style w:type="paragraph" w:styleId="Caption">
    <w:name w:val="caption"/>
    <w:basedOn w:val="Normal"/>
    <w:next w:val="Normal"/>
    <w:qFormat/>
    <w:rsid w:val="00735E01"/>
    <w:pPr>
      <w:spacing w:after="0" w:line="240" w:lineRule="auto"/>
    </w:pPr>
    <w:rPr>
      <w:rFonts w:ascii="Times New Roman" w:hAnsi="Times New Roman" w:cs="Times New Roman"/>
      <w:b/>
      <w:bCs/>
      <w:sz w:val="24"/>
      <w:szCs w:val="24"/>
    </w:rPr>
  </w:style>
  <w:style w:type="character" w:customStyle="1" w:styleId="CharChar13">
    <w:name w:val="Char Char13"/>
    <w:basedOn w:val="DefaultParagraphFont"/>
    <w:rsid w:val="00EB140B"/>
    <w:rPr>
      <w:rFonts w:ascii="Cambria" w:eastAsia="Times New Roman" w:hAnsi="Cambria" w:cs="Times New Roman"/>
      <w:b/>
      <w:bCs/>
      <w:sz w:val="26"/>
      <w:szCs w:val="26"/>
    </w:rPr>
  </w:style>
  <w:style w:type="character" w:styleId="Strong">
    <w:name w:val="Strong"/>
    <w:qFormat/>
    <w:rsid w:val="00EB140B"/>
    <w:rPr>
      <w:b/>
      <w:bCs/>
    </w:rPr>
  </w:style>
  <w:style w:type="character" w:customStyle="1" w:styleId="Heading2Char">
    <w:name w:val="Heading 2 Char"/>
    <w:basedOn w:val="DefaultParagraphFont"/>
    <w:link w:val="Heading2"/>
    <w:uiPriority w:val="9"/>
    <w:semiHidden/>
    <w:rsid w:val="00B26248"/>
    <w:rPr>
      <w:rFonts w:asciiTheme="majorHAnsi" w:eastAsiaTheme="majorEastAsia" w:hAnsiTheme="majorHAnsi" w:cstheme="majorBidi"/>
      <w:b/>
      <w:bCs/>
      <w:color w:val="4F81BD" w:themeColor="accent1"/>
      <w:sz w:val="26"/>
      <w:szCs w:val="26"/>
      <w:lang w:bidi="en-US"/>
    </w:rPr>
  </w:style>
  <w:style w:type="paragraph" w:styleId="ListParagraph">
    <w:name w:val="List Paragraph"/>
    <w:basedOn w:val="Normal"/>
    <w:uiPriority w:val="34"/>
    <w:qFormat/>
    <w:rsid w:val="009A3C6C"/>
    <w:pPr>
      <w:ind w:left="720"/>
      <w:contextualSpacing/>
    </w:pPr>
  </w:style>
  <w:style w:type="character" w:styleId="FollowedHyperlink">
    <w:name w:val="FollowedHyperlink"/>
    <w:basedOn w:val="DefaultParagraphFont"/>
    <w:uiPriority w:val="99"/>
    <w:semiHidden/>
    <w:unhideWhenUsed/>
    <w:rsid w:val="003C3672"/>
    <w:rPr>
      <w:color w:val="800080" w:themeColor="followedHyperlink"/>
      <w:u w:val="single"/>
    </w:rPr>
  </w:style>
  <w:style w:type="paragraph" w:styleId="TOCHeading">
    <w:name w:val="TOC Heading"/>
    <w:basedOn w:val="Heading1"/>
    <w:next w:val="Normal"/>
    <w:qFormat/>
    <w:rsid w:val="004851EE"/>
    <w:pPr>
      <w:numPr>
        <w:numId w:val="0"/>
      </w:numPr>
      <w:outlineLvl w:val="9"/>
    </w:pPr>
  </w:style>
  <w:style w:type="paragraph" w:styleId="TOC2">
    <w:name w:val="toc 2"/>
    <w:basedOn w:val="Normal"/>
    <w:next w:val="Normal"/>
    <w:uiPriority w:val="39"/>
    <w:rsid w:val="004851EE"/>
    <w:pPr>
      <w:spacing w:after="100"/>
      <w:ind w:left="220"/>
    </w:pPr>
  </w:style>
  <w:style w:type="paragraph" w:styleId="TOC1">
    <w:name w:val="toc 1"/>
    <w:basedOn w:val="Normal"/>
    <w:next w:val="Normal"/>
    <w:uiPriority w:val="39"/>
    <w:rsid w:val="004851EE"/>
    <w:pPr>
      <w:spacing w:after="100"/>
    </w:pPr>
  </w:style>
  <w:style w:type="paragraph" w:styleId="NoSpacing">
    <w:name w:val="No Spacing"/>
    <w:uiPriority w:val="1"/>
    <w:qFormat/>
    <w:rsid w:val="0075038E"/>
    <w:pPr>
      <w:suppressAutoHyphens/>
      <w:spacing w:after="0" w:line="240" w:lineRule="auto"/>
    </w:pPr>
    <w:rPr>
      <w:rFonts w:ascii="Calibri" w:eastAsia="Times New Roman" w:hAnsi="Calibri" w:cs="Calibri"/>
      <w:lang w:bidi="en-US"/>
    </w:rPr>
  </w:style>
  <w:style w:type="paragraph" w:styleId="Footer">
    <w:name w:val="footer"/>
    <w:basedOn w:val="Normal"/>
    <w:link w:val="FooterChar"/>
    <w:uiPriority w:val="99"/>
    <w:unhideWhenUsed/>
    <w:rsid w:val="007503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38E"/>
    <w:rPr>
      <w:rFonts w:ascii="Calibri" w:eastAsia="Times New Roman" w:hAnsi="Calibri" w:cs="Calibri"/>
      <w:lang w:bidi="en-US"/>
    </w:rPr>
  </w:style>
  <w:style w:type="paragraph" w:styleId="Header">
    <w:name w:val="header"/>
    <w:basedOn w:val="Normal"/>
    <w:link w:val="HeaderChar"/>
    <w:uiPriority w:val="99"/>
    <w:unhideWhenUsed/>
    <w:rsid w:val="00E669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69AB"/>
    <w:rPr>
      <w:rFonts w:ascii="Calibri" w:eastAsia="Times New Roman" w:hAnsi="Calibri" w:cs="Calibri"/>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hyperlink" Target="mailto:dbahelp@regis.edu" TargetMode="External"/><Relationship Id="rId21" Type="http://schemas.openxmlformats.org/officeDocument/2006/relationships/hyperlink" Target="http://myregisapp.regis.edu/Citrix/StoreWeb/" TargetMode="External"/><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hyperlink" Target="mailto:dbahelp@regis.edu" TargetMode="External"/><Relationship Id="rId27" Type="http://schemas.openxmlformats.org/officeDocument/2006/relationships/hyperlink" Target="http://www.twitter.com/" TargetMode="Externa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yperlink" Target="http://myregisapp.regis.edu/Citrix/StoreWeb/"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D8978265850CC419DBD8E1FAE57B6BF" ma:contentTypeVersion="0" ma:contentTypeDescription="Create a new document." ma:contentTypeScope="" ma:versionID="7227d88c51b8b889d6dca5a5e72844d1">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35C2FB-E0E9-4B22-9FF6-B8DB42511144}">
  <ds:schemaRefs>
    <ds:schemaRef ds:uri="http://schemas.openxmlformats.org/package/2006/metadata/core-properties"/>
    <ds:schemaRef ds:uri="http://www.w3.org/XML/1998/namespace"/>
    <ds:schemaRef ds:uri="http://purl.org/dc/elements/1.1/"/>
    <ds:schemaRef ds:uri="http://schemas.microsoft.com/office/2006/documentManagement/types"/>
    <ds:schemaRef ds:uri="http://purl.org/dc/terms/"/>
    <ds:schemaRef ds:uri="http://schemas.microsoft.com/office/2006/metadata/properties"/>
    <ds:schemaRef ds:uri="http://purl.org/dc/dcmitype/"/>
  </ds:schemaRefs>
</ds:datastoreItem>
</file>

<file path=customXml/itemProps2.xml><?xml version="1.0" encoding="utf-8"?>
<ds:datastoreItem xmlns:ds="http://schemas.openxmlformats.org/officeDocument/2006/customXml" ds:itemID="{8C520B6E-A429-43A6-8351-C39FE743F3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2C03163A-34C0-4F6A-9755-D1421D3B7BE2}">
  <ds:schemaRefs>
    <ds:schemaRef ds:uri="http://schemas.microsoft.com/sharepoint/v3/contenttype/forms"/>
  </ds:schemaRefs>
</ds:datastoreItem>
</file>

<file path=customXml/itemProps4.xml><?xml version="1.0" encoding="utf-8"?>
<ds:datastoreItem xmlns:ds="http://schemas.openxmlformats.org/officeDocument/2006/customXml" ds:itemID="{0C172158-E9D6-AB44-9FC5-A39C5F0DA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719</Words>
  <Characters>4101</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MarkWest</Company>
  <LinksUpToDate>false</LinksUpToDate>
  <CharactersWithSpaces>4811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User1515</dc:creator>
  <cp:lastModifiedBy>Alex Benedict</cp:lastModifiedBy>
  <cp:revision>3</cp:revision>
  <dcterms:created xsi:type="dcterms:W3CDTF">2015-01-29T23:28:00Z</dcterms:created>
  <dcterms:modified xsi:type="dcterms:W3CDTF">2015-02-05T17:18:00Z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0x0101006D8978265850CC419DBD8E1FAE57B6BF</vt:lpwstr>
  </property>
</Properties>
</file>